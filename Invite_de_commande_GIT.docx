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022FE" w:rsidP="556516FC" w:rsidRDefault="28C68926" w14:paraId="4DA12BA9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</w:rPr>
        <w:t>Fonctionnement</w:t>
      </w:r>
    </w:p>
    <w:p w:rsidR="009022FE" w:rsidP="556516FC" w:rsidRDefault="28C68926" w14:paraId="4DA12BAA" w14:textId="75CABBCD">
      <w:r w:rsidRPr="556516FC">
        <w:t>Un serveur git fonctionne sous forme d’un ensemble de point de sauvegarde</w:t>
      </w:r>
      <w:ins w:author="CRAMETTE Samuel (EXT Ikos)" w:date="2026-07-09T14:09:00Z" w16du:dateUtc="2026-07-09T12:09:00Z" w:id="0">
        <w:r w:rsidR="004252D6">
          <w:t xml:space="preserve"> (commit)</w:t>
        </w:r>
      </w:ins>
      <w:r w:rsidRPr="556516FC">
        <w:t xml:space="preserve"> </w:t>
      </w:r>
      <w:del w:author="CRAMETTE Samuel (EXT Ikos)" w:date="2026-07-09T13:57:00Z" w16du:dateUtc="2026-07-09T11:57:00Z" w:id="1">
        <w:r w:rsidRPr="556516FC" w:rsidDel="00127FBF">
          <w:delText xml:space="preserve">qui forme un graphe </w:delText>
        </w:r>
      </w:del>
      <w:r w:rsidRPr="556516FC">
        <w:t xml:space="preserve">qui </w:t>
      </w:r>
      <w:del w:author="CRAMETTE Samuel (EXT Ikos)" w:date="2026-07-09T14:00:00Z" w16du:dateUtc="2026-07-09T12:00:00Z" w:id="2">
        <w:r w:rsidRPr="556516FC" w:rsidDel="00B130E7">
          <w:delText xml:space="preserve">représente </w:delText>
        </w:r>
      </w:del>
      <w:ins w:author="CRAMETTE Samuel (EXT Ikos)" w:date="2026-07-09T14:09:00Z" w16du:dateUtc="2026-07-09T12:09:00Z" w:id="3">
        <w:r w:rsidR="007F22DB">
          <w:t>versionne</w:t>
        </w:r>
      </w:ins>
      <w:ins w:author="CRAMETTE Samuel (EXT Ikos)" w:date="2026-07-09T14:00:00Z" w16du:dateUtc="2026-07-09T12:00:00Z" w:id="4">
        <w:r w:rsidR="00B130E7">
          <w:t xml:space="preserve"> </w:t>
        </w:r>
      </w:ins>
      <w:del w:author="CRAMETTE Samuel (EXT Ikos)" w:date="2026-07-09T14:00:00Z" w16du:dateUtc="2026-07-09T12:00:00Z" w:id="5">
        <w:r w:rsidRPr="556516FC" w:rsidDel="00B130E7">
          <w:delText>un</w:delText>
        </w:r>
      </w:del>
      <w:ins w:author="CRAMETTE Samuel (EXT Ikos)" w:date="2026-07-09T14:00:00Z" w16du:dateUtc="2026-07-09T12:00:00Z" w:id="6">
        <w:r w:rsidR="00B130E7">
          <w:t>les</w:t>
        </w:r>
      </w:ins>
      <w:r w:rsidRPr="556516FC">
        <w:t xml:space="preserve"> </w:t>
      </w:r>
      <w:del w:author="CRAMETTE Samuel (EXT Ikos)" w:date="2026-07-09T14:00:00Z" w16du:dateUtc="2026-07-09T12:00:00Z" w:id="7">
        <w:r w:rsidRPr="556516FC" w:rsidDel="00B130E7">
          <w:delText xml:space="preserve">avancement ou une </w:delText>
        </w:r>
      </w:del>
      <w:r w:rsidRPr="556516FC">
        <w:t>modification</w:t>
      </w:r>
      <w:ins w:author="CRAMETTE Samuel (EXT Ikos)" w:date="2026-07-09T14:00:00Z" w16du:dateUtc="2026-07-09T12:00:00Z" w:id="8">
        <w:r w:rsidR="00B130E7">
          <w:t>s apportées au</w:t>
        </w:r>
      </w:ins>
      <w:del w:author="CRAMETTE Samuel (EXT Ikos)" w:date="2026-07-09T14:00:00Z" w16du:dateUtc="2026-07-09T12:00:00Z" w:id="9">
        <w:r w:rsidRPr="556516FC" w:rsidDel="00B130E7">
          <w:delText xml:space="preserve"> de</w:delText>
        </w:r>
      </w:del>
      <w:r w:rsidRPr="556516FC">
        <w:t xml:space="preserve"> projet.</w:t>
      </w:r>
    </w:p>
    <w:p w:rsidR="00B35A88" w:rsidDel="00C84386" w:rsidP="556516FC" w:rsidRDefault="28C68926" w14:paraId="45BEB957" w14:textId="785B23D8">
      <w:pPr>
        <w:rPr>
          <w:del w:author="CRAMETTE Samuel (EXT Ikos)" w:date="2026-07-09T14:03:00Z" w16du:dateUtc="2026-07-09T12:03:00Z" w:id="10"/>
        </w:rPr>
      </w:pPr>
      <w:commentRangeStart w:id="11"/>
      <w:del w:author="CRAMETTE Samuel (EXT Ikos)" w:date="2026-07-09T14:03:00Z" w16du:dateUtc="2026-07-09T12:03:00Z" w:id="12">
        <w:r w:rsidRPr="556516FC" w:rsidDel="00C84386">
          <w:delText>Faut s'imaginer</w:delText>
        </w:r>
        <w:commentRangeEnd w:id="11"/>
        <w:r w:rsidRPr="556516FC" w:rsidDel="00C84386" w:rsidR="00EF4C77">
          <w:rPr>
            <w:rStyle w:val="Marquedecommentaire"/>
            <w:sz w:val="24"/>
            <w:szCs w:val="24"/>
          </w:rPr>
          <w:commentReference w:id="11"/>
        </w:r>
        <w:r w:rsidRPr="556516FC" w:rsidDel="00C84386">
          <w:delText xml:space="preserve">, une structure d’arbre, où le pied correspond à la création du projet. </w:delText>
        </w:r>
        <w:commentRangeStart w:id="13"/>
        <w:r w:rsidRPr="556516FC" w:rsidDel="00C84386">
          <w:delText xml:space="preserve">Et une sauvegarde un </w:delText>
        </w:r>
        <w:r w:rsidRPr="556516FC" w:rsidDel="00C84386" w:rsidR="4F6935F2">
          <w:delText>nœud</w:delText>
        </w:r>
        <w:r w:rsidRPr="556516FC" w:rsidDel="00C84386">
          <w:delText xml:space="preserve">. </w:delText>
        </w:r>
        <w:commentRangeEnd w:id="13"/>
        <w:r w:rsidRPr="556516FC" w:rsidDel="00C84386" w:rsidR="00A247D8">
          <w:rPr>
            <w:rStyle w:val="Marquedecommentaire"/>
            <w:sz w:val="24"/>
            <w:szCs w:val="24"/>
          </w:rPr>
          <w:commentReference w:id="13"/>
        </w:r>
        <w:r w:rsidRPr="556516FC" w:rsidDel="00C84386">
          <w:delText xml:space="preserve">Une </w:delText>
        </w:r>
        <w:r w:rsidRPr="556516FC" w:rsidDel="00C84386" w:rsidR="4BD81273">
          <w:delText>sauvegarde</w:delText>
        </w:r>
        <w:r w:rsidRPr="556516FC" w:rsidDel="00C84386">
          <w:delText xml:space="preserve"> appelée commit, </w:delText>
        </w:r>
        <w:r w:rsidRPr="556516FC" w:rsidDel="00C84386" w:rsidR="11E2CC92">
          <w:delText>permet de fixer un état du serveur</w:delText>
        </w:r>
        <w:r w:rsidRPr="556516FC" w:rsidDel="00C84386">
          <w:delText xml:space="preserve"> </w:delText>
        </w:r>
        <w:r w:rsidRPr="556516FC" w:rsidDel="00C84386" w:rsidR="2265E625">
          <w:delText>qui pourra être reprit plus tard.</w:delText>
        </w:r>
      </w:del>
    </w:p>
    <w:p w:rsidR="00985099" w:rsidP="556516FC" w:rsidRDefault="2265E625" w14:paraId="478FE3AE" w14:textId="4134641B">
      <w:pPr>
        <w:rPr>
          <w:ins w:author="CRAMETTE Samuel (EXT Ikos)" w:date="2026-07-09T14:05:00Z" w16du:dateUtc="2026-07-09T12:05:00Z" w:id="14"/>
        </w:rPr>
      </w:pPr>
      <w:r w:rsidRPr="556516FC">
        <w:t xml:space="preserve">A chaque </w:t>
      </w:r>
      <w:del w:author="CRAMETTE Samuel (EXT Ikos)" w:date="2026-07-09T14:03:00Z" w16du:dateUtc="2026-07-09T12:03:00Z" w:id="15">
        <w:r w:rsidRPr="556516FC" w:rsidDel="00CE5291">
          <w:delText>nœud</w:delText>
        </w:r>
      </w:del>
      <w:ins w:author="CRAMETTE Samuel (EXT Ikos)" w:date="2026-07-09T14:03:00Z" w16du:dateUtc="2026-07-09T12:03:00Z" w:id="16">
        <w:r w:rsidR="00CE5291">
          <w:t>sauvegarde</w:t>
        </w:r>
      </w:ins>
      <w:r w:rsidRPr="556516FC">
        <w:t xml:space="preserve">, </w:t>
      </w:r>
      <w:del w:author="CRAMETTE Samuel (EXT Ikos)" w:date="2026-07-09T14:03:00Z" w16du:dateUtc="2026-07-09T12:03:00Z" w:id="17">
        <w:r w:rsidRPr="556516FC" w:rsidDel="00CE5291">
          <w:delText>on peut lui associer une Branch</w:delText>
        </w:r>
      </w:del>
      <w:ins w:author="CRAMETTE Samuel (EXT Ikos)" w:date="2026-07-09T14:03:00Z" w16du:dateUtc="2026-07-09T12:03:00Z" w:id="18">
        <w:r w:rsidR="00CE5291">
          <w:t>une branche peut être créer</w:t>
        </w:r>
      </w:ins>
      <w:ins w:author="CRAMETTE Samuel (EXT Ikos)" w:date="2026-07-09T14:04:00Z" w16du:dateUtc="2026-07-09T12:04:00Z" w:id="19">
        <w:r w:rsidR="008C1478">
          <w:t xml:space="preserve">. </w:t>
        </w:r>
        <w:r w:rsidR="00FD06C4">
          <w:t xml:space="preserve">Plusieurs développements </w:t>
        </w:r>
      </w:ins>
      <w:ins w:author="CRAMETTE Samuel (EXT Ikos)" w:date="2026-07-09T14:05:00Z" w16du:dateUtc="2026-07-09T12:05:00Z" w:id="20">
        <w:r w:rsidR="00FD06C4">
          <w:t>sont réalisables en parallèle</w:t>
        </w:r>
        <w:r w:rsidR="00985099">
          <w:t xml:space="preserve">. </w:t>
        </w:r>
      </w:ins>
      <w:ins w:author="CRAMETTE Samuel (EXT Ikos)" w:date="2026-07-09T14:06:00Z" w16du:dateUtc="2026-07-09T12:06:00Z" w:id="21">
        <w:r w:rsidR="00896F36">
          <w:t xml:space="preserve"> Une </w:t>
        </w:r>
      </w:ins>
      <w:ins w:author="CRAMETTE Samuel (EXT Ikos)" w:date="2026-07-09T14:05:00Z" w16du:dateUtc="2026-07-09T12:05:00Z" w:id="22">
        <w:r w:rsidR="00985099">
          <w:t xml:space="preserve">fusion des branches est </w:t>
        </w:r>
        <w:r w:rsidR="00896F36">
          <w:t xml:space="preserve">à réaliser pour </w:t>
        </w:r>
      </w:ins>
      <w:ins w:author="CRAMETTE Samuel (EXT Ikos)" w:date="2026-07-09T14:06:00Z" w16du:dateUtc="2026-07-09T12:06:00Z" w:id="23">
        <w:r w:rsidR="00896F36">
          <w:t xml:space="preserve">intégrer toutes les modifications à la branche principale. </w:t>
        </w:r>
      </w:ins>
      <w:del w:author="CRAMETTE Samuel (EXT Ikos)" w:date="2026-07-09T14:04:00Z" w16du:dateUtc="2026-07-09T12:04:00Z" w:id="24">
        <w:r w:rsidRPr="556516FC" w:rsidDel="008C1478">
          <w:delText xml:space="preserve"> (différent d’un commit qui modifiable)</w:delText>
        </w:r>
      </w:del>
      <w:del w:author="CRAMETTE Samuel (EXT Ikos)" w:date="2026-07-09T14:05:00Z" w16du:dateUtc="2026-07-09T12:05:00Z" w:id="25">
        <w:r w:rsidRPr="556516FC" w:rsidDel="00985099">
          <w:delText xml:space="preserve"> qui représente un changement d'Etat du commit duquel on est parti. </w:delText>
        </w:r>
      </w:del>
    </w:p>
    <w:p w:rsidR="009022FE" w:rsidP="556516FC" w:rsidRDefault="173B726B" w14:paraId="4DA12BAC" w14:textId="5BEFC379">
      <w:del w:author="CRAMETTE Samuel (EXT Ikos)" w:date="2026-07-09T14:06:00Z" w16du:dateUtc="2026-07-09T12:06:00Z" w:id="1195768204">
        <w:r w:rsidDel="173B726B">
          <w:delText xml:space="preserve">Pour </w:delText>
        </w:r>
      </w:del>
      <w:ins w:author="CRAMETTE Samuel (EXT Ikos)" w:date="2026-07-09T14:06:00Z" w16du:dateUtc="2026-07-09T12:06:00Z" w:id="1830521433">
        <w:r w:rsidR="00896F36">
          <w:t>Dans l’exemple d’</w:t>
        </w:r>
      </w:ins>
      <w:r w:rsidR="173B726B">
        <w:rPr/>
        <w:t xml:space="preserve">un </w:t>
      </w:r>
      <w:commentRangeStart w:id="28"/>
      <w:r w:rsidR="173B726B">
        <w:rPr/>
        <w:t>site web</w:t>
      </w:r>
      <w:commentRangeEnd w:id="28"/>
      <w:r>
        <w:rPr>
          <w:rStyle w:val="CommentReference"/>
        </w:rPr>
        <w:commentReference w:id="28"/>
      </w:r>
      <w:ins w:author="CRAMETTE Samuel (EXT Ikos)" w:date="2026-07-09T14:06:00Z" w16du:dateUtc="2026-07-09T12:06:00Z" w:id="1311809593">
        <w:r w:rsidR="00297095">
          <w:t>,</w:t>
        </w:r>
      </w:ins>
      <w:r w:rsidR="173B726B">
        <w:rPr/>
        <w:t xml:space="preserve"> </w:t>
      </w:r>
      <w:del w:author="CRAMETTE Samuel (EXT Ikos)" w:date="2026-07-09T14:07:00Z" w16du:dateUtc="2026-07-09T12:07:00Z" w:id="161206663">
        <w:r w:rsidDel="173B726B">
          <w:delText xml:space="preserve">on </w:delText>
        </w:r>
      </w:del>
      <w:del w:author="CRAMETTE Samuel (EXT Ikos)" w:date="2026-07-09T14:06:00Z" w16du:dateUtc="2026-07-09T12:06:00Z" w:id="936296500">
        <w:r w:rsidDel="173B726B">
          <w:delText xml:space="preserve">pourrait imaginer </w:delText>
        </w:r>
      </w:del>
      <w:del w:author="CRAMETTE Samuel (EXT Ikos)" w:date="2026-07-09T14:07:00Z" w16du:dateUtc="2026-07-09T12:07:00Z" w:id="1089501667">
        <w:r w:rsidDel="173B726B">
          <w:delText>cette forme</w:delText>
        </w:r>
      </w:del>
      <w:ins w:author="CRAMETTE Samuel (EXT Ikos)" w:date="2026-07-09T14:07:00Z" w16du:dateUtc="2026-07-09T12:07:00Z" w:id="1384061723">
        <w:r w:rsidR="00297095">
          <w:t>l’arborescence serait la suivante</w:t>
        </w:r>
      </w:ins>
      <w:del w:author="CRAMETTE Samuel (EXT Ikos)" w:date="2026-07-09T14:07:00Z" w16du:dateUtc="2026-07-09T12:07:00Z" w:id="214049558">
        <w:r w:rsidDel="173B726B">
          <w:delText xml:space="preserve"> </w:delText>
        </w:r>
      </w:del>
      <w:ins w:author="CRAMETTE Samuel (EXT Ikos)" w:date="2026-07-09T14:07:00Z" w16du:dateUtc="2026-07-09T12:07:00Z" w:id="311301555">
        <w:r w:rsidR="00CC5C62">
          <w:t xml:space="preserve"> : </w:t>
        </w:r>
      </w:ins>
    </w:p>
    <w:p w:rsidR="009022FE" w:rsidP="5CE0ACB3" w:rsidRDefault="009022FE" w14:paraId="4DA12BAD" w14:textId="528F03FD">
      <w:pPr>
        <w:pStyle w:val="Normal"/>
      </w:pPr>
      <w:ins w:author="PAUCHET Louis (SNCF VOYAGEURS / DIRECTION DE L'INGENIERIE DU MATERIEL / CIN-E)" w:date="2026-07-09T13:14:42.835Z" w16du:dateUtc="2026-07-09T13:14:42.835Z" w:id="943316435">
        <w:r w:rsidR="33BA7804">
          <w:drawing>
            <wp:inline wp14:editId="18FD1000" wp14:anchorId="30D67465">
              <wp:extent cx="4229100" cy="5724525"/>
              <wp:effectExtent l="0" t="0" r="0" b="0"/>
              <wp:docPr id="2120554036" name="drawing"/>
              <wp:cNvGraphicFramePr>
                <a:graphicFrameLocks noChangeAspect="1"/>
              </wp:cNvGraphicFramePr>
              <a:graphic>
                <a:graphicData xmlns:a="http://schemas.openxmlformats.org/drawingml/2006/main" uri="http://schemas.openxmlformats.org/drawingml/2006/picture">
                  <pic:pic xmlns:pic="http://schemas.openxmlformats.org/drawingml/2006/picture">
                    <pic:nvPicPr>
                      <pic:cNvPr id="2120554036" name="Picture 2120554036"/>
                      <pic:cNvPicPr/>
                    </pic:nvPicPr>
                    <pic:blipFill>
                      <a:blip xmlns:r="http://schemas.openxmlformats.org/officeDocument/2006/relationships" r:embed="rId2134670809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5724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9022FE" w:rsidP="556516FC" w:rsidRDefault="00F56160" w14:paraId="4DA12BAE" w14:textId="2527EC6C">
      <w:pPr>
        <w:rPr>
          <w:ins w:author="PAUCHET Louis (SNCF VOYAGEURS / DIRECTION DE L'INGENIERIE DU MATERIEL / CIN-E)" w:date="2026-07-09T13:34:28.019Z" w16du:dateUtc="2026-07-09T13:34:28.019Z" w:id="2115578126"/>
        </w:rPr>
      </w:pPr>
      <w:r>
        <w:rPr>
          <w:noProof/>
        </w:rPr>
        <mc:AlternateContent>
          <mc:Choice Requires="wpg">
            <w:drawing>
              <wp:inline distT="0" distB="0" distL="0" distR="0" wp14:anchorId="4DA12C0C" wp14:editId="4DA12C0D">
                <wp:extent cx="6538593" cy="3001645"/>
                <wp:effectExtent l="0" t="0" r="15240" b="27305"/>
                <wp:docPr id="1492438680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8593" cy="3001645"/>
                          <a:chOff x="0" y="0"/>
                          <a:chExt cx="6538592" cy="3001645"/>
                        </a:xfrm>
                      </wpg:grpSpPr>
                      <wps:wsp>
                        <wps:cNvPr id="2005554292" name="Ellipse 2005554292"/>
                        <wps:cNvSpPr/>
                        <wps:spPr>
                          <a:xfrm>
                            <a:off x="0" y="1131551"/>
                            <a:ext cx="1542638" cy="105744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3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Création du serveur</w:t>
                              </w:r>
                            </w:p>
                            <w:p w:rsidR="00F56160" w:rsidP="004A3A1F" w:rsidRDefault="00F56160" w14:paraId="4DA12C24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(commit 1)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239432473" name="Ellipse 239432473"/>
                        <wps:cNvSpPr/>
                        <wps:spPr>
                          <a:xfrm>
                            <a:off x="1840202" y="967104"/>
                            <a:ext cx="1221581" cy="13860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5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Création d'une page d'acceuil</w:t>
                              </w:r>
                            </w:p>
                            <w:p w:rsidR="00F56160" w:rsidP="004A3A1F" w:rsidRDefault="00F56160" w14:paraId="4DA12C26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(commit 2)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422191119" name="Ellipse 422191119"/>
                        <wps:cNvSpPr/>
                        <wps:spPr>
                          <a:xfrm>
                            <a:off x="3061784" y="82223"/>
                            <a:ext cx="1425178" cy="1049328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7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Ajout d'une 2éme page</w:t>
                              </w:r>
                            </w:p>
                            <w:p w:rsidR="00F56160" w:rsidP="004A3A1F" w:rsidRDefault="00F56160" w14:paraId="4DA12C28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20"/>
                                  <w:szCs w:val="20"/>
                                  <w:lang w:val="en-US"/>
                                </w:rPr>
                                <w:t>(commit 3)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695596484" name="Ellipse 1695596484"/>
                        <wps:cNvSpPr/>
                        <wps:spPr>
                          <a:xfrm>
                            <a:off x="3061784" y="1828492"/>
                            <a:ext cx="1425178" cy="1173153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9" w14:textId="4E265898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Ajout d'un style de page et photo pour l'acceuil</w:t>
                              </w:r>
                            </w:p>
                            <w:p w:rsidR="00974DD9" w:rsidP="004A3A1F" w:rsidRDefault="00974DD9" w14:paraId="5C515248" w14:textId="77777777">
                              <w:pPr>
                                <w:spacing w:line="276" w:lineRule="auto"/>
                                <w:jc w:val="center"/>
                                <w:rPr>
                                  <w:ins w:author="CRAMETTE Samuel (EXT Ikos)" w:date="2026-07-09T14:01:00Z" w16du:dateUtc="2026-07-09T12:01:00Z" w:id="36"/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:rsidR="00F56160" w:rsidP="004A3A1F" w:rsidRDefault="00F56160" w14:paraId="4DA12C2A" w14:textId="3214A02B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(commit 5)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300080529" name="Ellipse 1300080529"/>
                        <wps:cNvSpPr/>
                        <wps:spPr>
                          <a:xfrm>
                            <a:off x="4721881" y="0"/>
                            <a:ext cx="1425178" cy="130382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B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Ajout d'un style de page et photo pour page 2</w:t>
                              </w:r>
                            </w:p>
                            <w:p w:rsidR="00F56160" w:rsidP="004A3A1F" w:rsidRDefault="00F56160" w14:paraId="4DA12C2C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(commit 4)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038028960" name="Ellipse 1038028960"/>
                        <wps:cNvSpPr/>
                        <wps:spPr>
                          <a:xfrm>
                            <a:off x="5113414" y="1303827"/>
                            <a:ext cx="1425178" cy="1239828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56160" w:rsidP="004A3A1F" w:rsidRDefault="00F56160" w14:paraId="4DA12C2D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Site avec page 2 et acceuil et décoration</w:t>
                              </w:r>
                            </w:p>
                            <w:p w:rsidR="00F56160" w:rsidP="004A3A1F" w:rsidRDefault="00F56160" w14:paraId="4DA12C2E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sz w:val="18"/>
                                  <w:szCs w:val="18"/>
                                  <w:lang w:val="en-US"/>
                                </w:rPr>
                                <w:t>(commit 6)</w:t>
                              </w:r>
                            </w:p>
                          </w:txbxContent>
                        </wps:txbx>
                        <wps:bodyPr anchor="ctr"/>
                      </wps:wsp>
                      <wps:wsp>
                        <wps:cNvPr id="1126864311" name="Flèche : droite 1126864311"/>
                        <wps:cNvSpPr/>
                        <wps:spPr>
                          <a:xfrm>
                            <a:off x="1542638" y="1217690"/>
                            <a:ext cx="297565" cy="360217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729373303" name="Flèche : droite 1729373303"/>
                        <wps:cNvSpPr/>
                        <wps:spPr>
                          <a:xfrm rot="-2280000">
                            <a:off x="2891622" y="828099"/>
                            <a:ext cx="499269" cy="360217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4243880" name="Flèche : droite 1174243880"/>
                        <wps:cNvSpPr/>
                        <wps:spPr>
                          <a:xfrm rot="3180000">
                            <a:off x="2775225" y="1703345"/>
                            <a:ext cx="493721" cy="36021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597573495" name="Flèche : droite 597573495"/>
                        <wps:cNvSpPr/>
                        <wps:spPr>
                          <a:xfrm>
                            <a:off x="4486962" y="344555"/>
                            <a:ext cx="234919" cy="360217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986925226" name="Flèche : droite 986925226"/>
                        <wps:cNvSpPr/>
                        <wps:spPr>
                          <a:xfrm rot="-1380000">
                            <a:off x="4412945" y="1861585"/>
                            <a:ext cx="745625" cy="360217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36704660" name="Flèche : droite 1136704660"/>
                        <wps:cNvSpPr/>
                        <wps:spPr>
                          <a:xfrm rot="4260000">
                            <a:off x="5650554" y="980995"/>
                            <a:ext cx="376640" cy="360210"/>
                          </a:xfrm>
                          <a:prstGeom prst="right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e 1" style="width:514.85pt;height:236.35pt;mso-position-horizontal-relative:char;mso-position-vertical-relative:line" coordsize="65385,30016" o:spid="_x0000_s1026" w14:anchorId="4DA12C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">
                <v:oval id="Ellipse 2005554292" style="position:absolute;top:11315;width:15426;height:10574;visibility:visible;mso-wrap-style:square;v-text-anchor:middle" o:spid="_x0000_s1027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">
                  <v:stroke joinstyle="miter"/>
                  <v:textbox>
                    <w:txbxContent>
                      <w:p w:rsidR="00F56160" w:rsidP="004A3A1F" w:rsidRDefault="00F56160" w14:paraId="4DA12C23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Création du serveur</w:t>
                        </w:r>
                      </w:p>
                      <w:p w:rsidR="00F56160" w:rsidP="004A3A1F" w:rsidRDefault="00F56160" w14:paraId="4DA12C24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(commit 1)</w:t>
                        </w:r>
                      </w:p>
                    </w:txbxContent>
                  </v:textbox>
                </v:oval>
                <v:oval id="Ellipse 239432473" style="position:absolute;left:18402;top:9671;width:12215;height:13860;visibility:visible;mso-wrap-style:square;v-text-anchor:middle" o:spid="_x0000_s1028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">
                  <v:stroke joinstyle="miter"/>
                  <v:textbox>
                    <w:txbxContent>
                      <w:p w:rsidR="00F56160" w:rsidP="004A3A1F" w:rsidRDefault="00F56160" w14:paraId="4DA12C25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Création d'une page d'acceuil</w:t>
                        </w:r>
                      </w:p>
                      <w:p w:rsidR="00F56160" w:rsidP="004A3A1F" w:rsidRDefault="00F56160" w14:paraId="4DA12C26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(commit 2)</w:t>
                        </w:r>
                      </w:p>
                    </w:txbxContent>
                  </v:textbox>
                </v:oval>
                <v:oval id="Ellipse 422191119" style="position:absolute;left:30617;top:822;width:14252;height:10493;visibility:visible;mso-wrap-style:square;v-text-anchor:middle" o:spid="_x0000_s1029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">
                  <v:stroke joinstyle="miter"/>
                  <v:textbox>
                    <w:txbxContent>
                      <w:p w:rsidR="00F56160" w:rsidP="004A3A1F" w:rsidRDefault="00F56160" w14:paraId="4DA12C27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Ajout d'une 2éme page</w:t>
                        </w:r>
                      </w:p>
                      <w:p w:rsidR="00F56160" w:rsidP="004A3A1F" w:rsidRDefault="00F56160" w14:paraId="4DA12C28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20"/>
                            <w:szCs w:val="20"/>
                            <w:lang w:val="en-US"/>
                          </w:rPr>
                          <w:t>(commit 3)</w:t>
                        </w:r>
                      </w:p>
                    </w:txbxContent>
                  </v:textbox>
                </v:oval>
                <v:oval id="Ellipse 1695596484" style="position:absolute;left:30617;top:18284;width:14252;height:11732;visibility:visible;mso-wrap-style:square;v-text-anchor:middle" o:spid="_x0000_s1030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">
                  <v:stroke joinstyle="miter"/>
                  <v:textbox>
                    <w:txbxContent>
                      <w:p w:rsidR="00F56160" w:rsidP="004A3A1F" w:rsidRDefault="00F56160" w14:paraId="4DA12C29" w14:textId="4E265898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Ajout d'un style de page et photo pour l'acceuil</w:t>
                        </w:r>
                      </w:p>
                      <w:p w:rsidR="00974DD9" w:rsidP="004A3A1F" w:rsidRDefault="00974DD9" w14:paraId="5C515248" w14:textId="77777777">
                        <w:pPr>
                          <w:spacing w:line="276" w:lineRule="auto"/>
                          <w:jc w:val="center"/>
                          <w:rPr>
                            <w:ins w:author="CRAMETTE Samuel (EXT Ikos)" w:date="2026-07-09T14:01:00Z" w16du:dateUtc="2026-07-09T12:01:00Z" w:id="37"/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</w:p>
                      <w:p w:rsidR="00F56160" w:rsidP="004A3A1F" w:rsidRDefault="00F56160" w14:paraId="4DA12C2A" w14:textId="3214A02B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(commit 5)</w:t>
                        </w:r>
                      </w:p>
                    </w:txbxContent>
                  </v:textbox>
                </v:oval>
                <v:oval id="Ellipse 1300080529" style="position:absolute;left:47218;width:14252;height:13038;visibility:visible;mso-wrap-style:square;v-text-anchor:middle" o:spid="_x0000_s1031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">
                  <v:stroke joinstyle="miter"/>
                  <v:textbox>
                    <w:txbxContent>
                      <w:p w:rsidR="00F56160" w:rsidP="004A3A1F" w:rsidRDefault="00F56160" w14:paraId="4DA12C2B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Ajout d'un style de page et photo pour page 2</w:t>
                        </w:r>
                      </w:p>
                      <w:p w:rsidR="00F56160" w:rsidP="004A3A1F" w:rsidRDefault="00F56160" w14:paraId="4DA12C2C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(commit 4)</w:t>
                        </w:r>
                      </w:p>
                    </w:txbxContent>
                  </v:textbox>
                </v:oval>
                <v:oval id="Ellipse 1038028960" style="position:absolute;left:51134;top:13038;width:14251;height:12398;visibility:visible;mso-wrap-style:square;v-text-anchor:middle" o:spid="_x0000_s1032" fillcolor="#156082 [3204]" strokecolor="#0a2f40 [16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">
                  <v:stroke joinstyle="miter"/>
                  <v:textbox>
                    <w:txbxContent>
                      <w:p w:rsidR="00F56160" w:rsidP="004A3A1F" w:rsidRDefault="00F56160" w14:paraId="4DA12C2D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Site avec page 2 et acceuil et décoration</w:t>
                        </w:r>
                      </w:p>
                      <w:p w:rsidR="00F56160" w:rsidP="004A3A1F" w:rsidRDefault="00F56160" w14:paraId="4DA12C2E" w14:textId="77777777">
                        <w:pPr>
                          <w:spacing w:line="276" w:lineRule="auto"/>
                          <w:jc w:val="center"/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hAnsi="Aptos" w:eastAsia="Aptos" w:cs="Aptos"/>
                            <w:color w:val="FFFFFF"/>
                            <w:sz w:val="18"/>
                            <w:szCs w:val="18"/>
                            <w:lang w:val="en-US"/>
                          </w:rPr>
                          <w:t>(commit 6)</w:t>
                        </w:r>
                      </w:p>
                    </w:txbxContent>
                  </v:textbox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textboxrect="0,@1,@6,@2" o:connecttype="custom" o:connectlocs="@0,0;0,10800;@0,21600;21600,10800" o:connectangles="270,180,90,0"/>
                  <v:handles>
                    <v:h position="#0,#1" xrange="0,21600" yrange="0,10800"/>
                  </v:handles>
                </v:shapetype>
                <v:shape id="Flèche : droite 1126864311" style="position:absolute;left:15426;top:12176;width:2976;height:3603;visibility:visible;mso-wrap-style:square;v-text-anchor:middle" o:spid="_x0000_s1033" fillcolor="#156082 [3204]" strokecolor="#0a2f40 [1604]" strokeweight="1pt" type="#_x0000_t13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"/>
                <v:shape id="Flèche : droite 1729373303" style="position:absolute;left:28916;top:8280;width:4992;height:3603;rotation:-38;visibility:visible;mso-wrap-style:square;v-text-anchor:middle" o:spid="_x0000_s1034" fillcolor="#156082 [3204]" strokecolor="#0a2f40 [1604]" strokeweight="1pt" type="#_x0000_t13" adj="1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"/>
                <v:shape id="Flèche : droite 1174243880" style="position:absolute;left:27751;top:17033;width:4938;height:3602;rotation:53;visibility:visible;mso-wrap-style:square;v-text-anchor:middle" o:spid="_x0000_s1035" fillcolor="#156082 [3204]" strokecolor="#0a2f40 [1604]" strokeweight="1pt" type="#_x0000_t13" adj="1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"/>
                <v:shape id="Flèche : droite 597573495" style="position:absolute;left:44869;top:3445;width:2349;height:3602;visibility:visible;mso-wrap-style:square;v-text-anchor:middle" o:spid="_x0000_s1036" fillcolor="#156082 [3204]" strokecolor="#0a2f40 [1604]" strokeweight="1pt" type="#_x0000_t13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"/>
                <v:shape id="Flèche : droite 986925226" style="position:absolute;left:44129;top:18615;width:7456;height:3603;rotation:-23;visibility:visible;mso-wrap-style:square;v-text-anchor:middle" o:spid="_x0000_s1037" fillcolor="#156082 [3204]" strokecolor="#0a2f40 [1604]" strokeweight="1pt" type="#_x0000_t13" adj="16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"/>
                <v:shape id="Flèche : droite 1136704660" style="position:absolute;left:56504;top:9810;width:3767;height:3602;rotation:71;visibility:visible;mso-wrap-style:square;v-text-anchor:middle" o:spid="_x0000_s1038" fillcolor="#156082 [3204]" strokecolor="#0a2f40 [1604]" strokeweight="1pt" type="#_x0000_t13" adj="1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"/>
                <w10:anchorlock/>
              </v:group>
            </w:pict>
          </mc:Fallback>
        </mc:AlternateContent>
      </w:r>
      <w:del w:author="CRAMETTE Samuel (EXT Ikos)" w:date="2026-07-09T14:07:00Z" w16du:dateUtc="2026-07-09T12:07:00Z" w:id="2016946897">
        <w:r w:rsidDel="49ABB989">
          <w:delText xml:space="preserve">Et bien </w:delText>
        </w:r>
        <w:r w:rsidDel="28CEA517">
          <w:delText>sûr</w:delText>
        </w:r>
        <w:r w:rsidDel="49ABB989">
          <w:delText xml:space="preserve"> on peut</w:delText>
        </w:r>
      </w:del>
      <w:r w:rsidRPr="556516FC" w:rsidR="49ABB989">
        <w:rPr/>
        <w:t xml:space="preserve"> </w:t>
      </w:r>
      <w:ins w:author="CRAMETTE Samuel (EXT Ikos)" w:date="2026-07-09T14:08:00Z" w16du:dateUtc="2026-07-09T12:08:00Z" w:id="382362740">
        <w:r w:rsidR="005052A2">
          <w:t>Il est possible de revenir</w:t>
        </w:r>
      </w:ins>
      <w:del w:author="CRAMETTE Samuel (EXT Ikos)" w:date="2026-07-09T14:08:00Z" w16du:dateUtc="2026-07-09T12:08:00Z" w:id="697549794">
        <w:r w:rsidDel="49ABB989">
          <w:delText>revenir</w:delText>
        </w:r>
      </w:del>
      <w:r w:rsidRPr="556516FC" w:rsidR="49ABB989">
        <w:rPr/>
        <w:t xml:space="preserve"> à n’importe quel</w:t>
      </w:r>
      <w:ins w:author="CRAMETTE Samuel (EXT Ikos)" w:date="2026-07-09T14:07:00Z" w16du:dateUtc="2026-07-09T12:07:00Z" w:id="1585232504">
        <w:r w:rsidR="00CC5C62">
          <w:t xml:space="preserve">le sauvegarde </w:t>
        </w:r>
      </w:ins>
      <w:ins w:author="CRAMETTE Samuel (EXT Ikos)" w:date="2026-07-09T14:08:00Z" w16du:dateUtc="2026-07-09T12:08:00Z" w:id="900515971">
        <w:r w:rsidR="00D24F3C">
          <w:t xml:space="preserve">(commit) </w:t>
        </w:r>
      </w:ins>
      <w:del w:author="CRAMETTE Samuel (EXT Ikos)" w:date="2026-07-09T14:07:00Z" w16du:dateUtc="2026-07-09T12:07:00Z" w:id="505845886">
        <w:r w:rsidDel="49ABB989">
          <w:delText xml:space="preserve"> état </w:delText>
        </w:r>
      </w:del>
      <w:r w:rsidRPr="556516FC" w:rsidR="49ABB989">
        <w:rPr/>
        <w:t>du</w:t>
      </w:r>
      <w:ins w:author="CRAMETTE Samuel (EXT Ikos)" w:date="2026-07-09T14:08:00Z" w16du:dateUtc="2026-07-09T12:08:00Z" w:id="1605757914">
        <w:r w:rsidR="00D24F3C">
          <w:t xml:space="preserve"> </w:t>
        </w:r>
      </w:ins>
      <w:del w:author="CRAMETTE Samuel (EXT Ikos)" w:date="2026-07-09T14:08:00Z" w16du:dateUtc="2026-07-09T12:08:00Z" w:id="767102816">
        <w:r w:rsidDel="49ABB989">
          <w:delText xml:space="preserve"> </w:delText>
        </w:r>
      </w:del>
      <w:ins w:author="CRAMETTE Samuel (EXT Ikos)" w:date="2026-07-09T14:08:00Z" w16du:dateUtc="2026-07-09T12:08:00Z" w:id="1298552705">
        <w:r w:rsidR="00D24F3C">
          <w:t>projet</w:t>
        </w:r>
      </w:ins>
      <w:del w:author="CRAMETTE Samuel (EXT Ikos)" w:date="2026-07-09T14:08:00Z" w16du:dateUtc="2026-07-09T12:08:00Z" w:id="465807716">
        <w:r w:rsidDel="49ABB989">
          <w:delText>site</w:delText>
        </w:r>
      </w:del>
      <w:ins w:author="CRAMETTE Samuel (EXT Ikos)" w:date="2026-07-09T14:08:00Z" w16du:dateUtc="2026-07-09T12:08:00Z" w:id="1683864749">
        <w:r w:rsidR="00D24F3C">
          <w:t>.</w:t>
        </w:r>
      </w:ins>
      <w:del w:author="CRAMETTE Samuel (EXT Ikos)" w:date="2026-07-09T14:08:00Z" w16du:dateUtc="2026-07-09T12:08:00Z" w:id="624996797">
        <w:r w:rsidDel="27BDEAC4">
          <w:delText>.</w:delText>
        </w:r>
        <w:r w:rsidDel="49ABB989">
          <w:delText xml:space="preserve"> </w:delText>
        </w:r>
        <w:r w:rsidDel="097FE76A">
          <w:delText>Que</w:delText>
        </w:r>
        <w:r w:rsidDel="09BE1B61">
          <w:delText xml:space="preserve"> </w:delText>
        </w:r>
        <w:r w:rsidDel="797D01CC">
          <w:delText>ce</w:delText>
        </w:r>
        <w:r w:rsidDel="09BE1B61">
          <w:delText xml:space="preserve"> soit le commit 3 pour changer la fonction de la 2éme page ou le commit 5 et ne jamais ajouter de 2éme page.</w:delText>
        </w:r>
      </w:del>
    </w:p>
    <w:p w:rsidR="420DC579" w:rsidRDefault="420DC579" w14:paraId="3BA41EF1" w14:textId="35AB5AC8">
      <w:ins w:author="PAUCHET Louis (SNCF VOYAGEURS / DIRECTION DE L'INGENIERIE DU MATERIEL / CIN-E)" w:date="2026-07-09T13:34:56.988Z" w16du:dateUtc="2026-07-09T13:34:56.988Z" w:id="1261391841">
        <w:r w:rsidR="420DC579">
          <w:t xml:space="preserve">De même que dans Git </w:t>
        </w:r>
        <w:r w:rsidR="420DC579">
          <w:t>bash</w:t>
        </w:r>
        <w:r w:rsidR="420DC579">
          <w:t>, le jaune correspond aux tags et le vert correspond aux branches</w:t>
        </w:r>
      </w:ins>
      <w:ins w:author="PAUCHET Louis (SNCF VOYAGEURS / DIRECTION DE L'INGENIERIE DU MATERIEL / CIN-E)" w:date="2026-07-09T13:35:01.885Z" w16du:dateUtc="2026-07-09T13:35:01.885Z" w:id="1509003970">
        <w:r w:rsidR="420DC579">
          <w:t>.</w:t>
        </w:r>
      </w:ins>
    </w:p>
    <w:p w:rsidR="009022FE" w:rsidP="556516FC" w:rsidRDefault="538EBB02" w14:paraId="4DA12BAF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 xml:space="preserve">Création du dépôt Git </w:t>
      </w:r>
    </w:p>
    <w:p w:rsidR="009022FE" w:rsidP="556516FC" w:rsidRDefault="538EBB02" w14:paraId="4DA12BB0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init</w:t>
      </w:r>
    </w:p>
    <w:p w:rsidR="556516FC" w:rsidP="556516FC" w:rsidRDefault="556516FC" w14:paraId="4DA12BB1" w14:textId="77777777">
      <w:r>
        <w:rPr>
          <w:noProof/>
        </w:rPr>
        <w:lastRenderedPageBreak/>
        <mc:AlternateContent>
          <mc:Choice Requires="wpg">
            <w:drawing>
              <wp:inline distT="0" distB="0" distL="0" distR="0" wp14:anchorId="4DA12C0E" wp14:editId="4DA12C0F">
                <wp:extent cx="3367088" cy="3962400"/>
                <wp:effectExtent l="0" t="0" r="24130" b="0"/>
                <wp:docPr id="117558022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7088" cy="3962400"/>
                          <a:chOff x="0" y="0"/>
                          <a:chExt cx="3367088" cy="3962400"/>
                        </a:xfrm>
                      </wpg:grpSpPr>
                      <pic:pic xmlns:pic="http://schemas.openxmlformats.org/drawingml/2006/picture">
                        <pic:nvPicPr>
                          <pic:cNvPr id="524325314" name="Image 52432531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396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820355" name="Flèche : gauche 835820355"/>
                        <wps:cNvSpPr/>
                        <wps:spPr>
                          <a:xfrm>
                            <a:off x="2005013" y="3500437"/>
                            <a:ext cx="1362075" cy="20955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16cei="http://schemas.microsoft.com/office/word/2026/wordml/cei"/>
        </mc:AlternateContent>
      </w:r>
    </w:p>
    <w:p w:rsidR="538EBB02" w:rsidP="556516FC" w:rsidRDefault="538EBB02" w14:paraId="4DA12BB2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Commiter des modifications</w:t>
      </w:r>
    </w:p>
    <w:p w:rsidR="538EBB02" w:rsidP="556516FC" w:rsidRDefault="538EBB02" w14:paraId="4DA12BB3" w14:textId="77777777">
      <w:pPr>
        <w:rPr>
          <w:rFonts w:ascii="Consolas" w:hAnsi="Consolas" w:eastAsia="Consolas" w:cs="Consolas"/>
        </w:rPr>
      </w:pPr>
      <w:r w:rsidRPr="556516FC">
        <w:rPr>
          <w:rFonts w:ascii="Arial" w:hAnsi="Arial" w:eastAsia="Arial" w:cs="Arial"/>
          <w:color w:val="3E4349"/>
          <w:sz w:val="21"/>
          <w:szCs w:val="21"/>
        </w:rPr>
        <w:t>Ajouter un fichier dans l’index</w:t>
      </w:r>
    </w:p>
    <w:p w:rsidR="538EBB02" w:rsidP="556516FC" w:rsidRDefault="538EBB02" w14:paraId="4DA12BB4" w14:textId="77777777">
      <w:pPr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add &lt;filename&gt;</w:t>
      </w:r>
    </w:p>
    <w:p w:rsidR="538EBB02" w:rsidP="556516FC" w:rsidRDefault="538EBB02" w14:paraId="4DA12BB5" w14:textId="77777777">
      <w:pPr>
        <w:shd w:val="clear" w:color="auto" w:fill="FFFFFF" w:themeFill="background1"/>
      </w:pPr>
      <w:r w:rsidRPr="556516FC">
        <w:rPr>
          <w:rFonts w:ascii="Arial" w:hAnsi="Arial" w:eastAsia="Arial" w:cs="Arial"/>
          <w:color w:val="3E4349"/>
          <w:sz w:val="21"/>
          <w:szCs w:val="21"/>
        </w:rPr>
        <w:t>etirer un fichier de l’index</w:t>
      </w:r>
    </w:p>
    <w:p w:rsidR="538EBB02" w:rsidP="556516FC" w:rsidRDefault="538EBB02" w14:paraId="4DA12BB6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  <w:color w:val="222222"/>
          <w:sz w:val="21"/>
          <w:szCs w:val="21"/>
        </w:rPr>
      </w:pPr>
      <w:r w:rsidRPr="556516FC">
        <w:rPr>
          <w:rFonts w:ascii="Consolas" w:hAnsi="Consolas" w:eastAsia="Consolas" w:cs="Consolas"/>
          <w:color w:val="222222"/>
          <w:sz w:val="21"/>
          <w:szCs w:val="21"/>
        </w:rPr>
        <w:t>$ git reset &lt;filename&gt;</w:t>
      </w:r>
      <w:r>
        <w:br/>
      </w:r>
    </w:p>
    <w:p w:rsidR="538EBB02" w:rsidP="556516FC" w:rsidRDefault="538EBB02" w14:paraId="4DA12BB7" w14:textId="77777777">
      <w:pPr>
        <w:shd w:val="clear" w:color="auto" w:fill="FFFFFF" w:themeFill="background1"/>
      </w:pPr>
      <w:r w:rsidRPr="556516FC">
        <w:rPr>
          <w:rFonts w:ascii="Arial" w:hAnsi="Arial" w:eastAsia="Arial" w:cs="Arial"/>
          <w:color w:val="3E4349"/>
          <w:sz w:val="21"/>
          <w:szCs w:val="21"/>
        </w:rPr>
        <w:t>Pour voir l’état des modifications en cours</w:t>
      </w:r>
    </w:p>
    <w:p w:rsidR="538EBB02" w:rsidP="556516FC" w:rsidRDefault="538EBB02" w14:paraId="4DA12BB8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  <w:color w:val="222222"/>
          <w:sz w:val="21"/>
          <w:szCs w:val="21"/>
        </w:rPr>
      </w:pPr>
      <w:r w:rsidRPr="556516FC">
        <w:rPr>
          <w:rFonts w:ascii="Consolas" w:hAnsi="Consolas" w:eastAsia="Consolas" w:cs="Consolas"/>
          <w:color w:val="222222"/>
          <w:sz w:val="21"/>
          <w:szCs w:val="21"/>
        </w:rPr>
        <w:t xml:space="preserve">$ git status    </w:t>
      </w:r>
      <w:r w:rsidRPr="556516FC">
        <w:rPr>
          <w:rFonts w:ascii="Consolas" w:hAnsi="Consolas" w:eastAsia="Consolas" w:cs="Consolas"/>
          <w:i/>
          <w:iCs/>
          <w:color w:val="408090"/>
          <w:sz w:val="21"/>
          <w:szCs w:val="21"/>
        </w:rPr>
        <w:t># résumé</w:t>
      </w:r>
      <w:r>
        <w:br/>
      </w:r>
      <w:r w:rsidRPr="556516FC">
        <w:rPr>
          <w:rFonts w:ascii="Consolas" w:hAnsi="Consolas" w:eastAsia="Consolas" w:cs="Consolas"/>
          <w:color w:val="222222"/>
          <w:sz w:val="21"/>
          <w:szCs w:val="21"/>
        </w:rPr>
        <w:t xml:space="preserve">$ git diff      </w:t>
      </w:r>
      <w:r w:rsidRPr="556516FC">
        <w:rPr>
          <w:rFonts w:ascii="Consolas" w:hAnsi="Consolas" w:eastAsia="Consolas" w:cs="Consolas"/>
          <w:i/>
          <w:iCs/>
          <w:color w:val="408090"/>
          <w:sz w:val="21"/>
          <w:szCs w:val="21"/>
        </w:rPr>
        <w:t># détail des changements</w:t>
      </w:r>
      <w:r>
        <w:br/>
      </w:r>
    </w:p>
    <w:p w:rsidR="538EBB02" w:rsidP="556516FC" w:rsidRDefault="538EBB02" w14:paraId="4DA12BB9" w14:textId="77777777">
      <w:pPr>
        <w:shd w:val="clear" w:color="auto" w:fill="FFFFFF" w:themeFill="background1"/>
      </w:pPr>
      <w:r w:rsidRPr="556516FC">
        <w:rPr>
          <w:rFonts w:ascii="Arial" w:hAnsi="Arial" w:eastAsia="Arial" w:cs="Arial"/>
          <w:color w:val="3E4349"/>
          <w:sz w:val="21"/>
          <w:szCs w:val="21"/>
        </w:rPr>
        <w:t>Pour commiter les modifications indexées</w:t>
      </w:r>
    </w:p>
    <w:p w:rsidR="538EBB02" w:rsidP="556516FC" w:rsidRDefault="538EBB02" w14:paraId="4DA12BBA" w14:textId="77777777">
      <w:pPr>
        <w:shd w:val="clear" w:color="auto" w:fill="FFFFFF" w:themeFill="background1"/>
        <w:spacing w:line="241" w:lineRule="auto"/>
      </w:pPr>
      <w:r w:rsidRPr="556516FC">
        <w:rPr>
          <w:rFonts w:ascii="Consolas" w:hAnsi="Consolas" w:eastAsia="Consolas" w:cs="Consolas"/>
          <w:color w:val="222222"/>
          <w:sz w:val="21"/>
          <w:szCs w:val="21"/>
        </w:rPr>
        <w:t xml:space="preserve">$ git commit    </w:t>
      </w:r>
      <w:r>
        <w:br/>
      </w:r>
      <w:r w:rsidRPr="556516FC">
        <w:rPr>
          <w:rFonts w:ascii="Consolas" w:hAnsi="Consolas" w:eastAsia="Consolas" w:cs="Consolas"/>
          <w:color w:val="222222"/>
          <w:sz w:val="21"/>
          <w:szCs w:val="21"/>
        </w:rPr>
        <w:t xml:space="preserve">$ git commit -m </w:t>
      </w:r>
      <w:r w:rsidRPr="556516FC">
        <w:rPr>
          <w:rFonts w:ascii="Consolas" w:hAnsi="Consolas" w:eastAsia="Consolas" w:cs="Consolas"/>
          <w:color w:val="4070A0"/>
          <w:sz w:val="21"/>
          <w:szCs w:val="21"/>
        </w:rPr>
        <w:t>"message de commit"</w:t>
      </w:r>
    </w:p>
    <w:p w:rsidR="62445695" w:rsidP="556516FC" w:rsidRDefault="62445695" w14:paraId="4DA12BBB" w14:textId="7032A8E9">
      <w:pPr>
        <w:shd w:val="clear" w:color="auto" w:fill="FFFFFF" w:themeFill="background1"/>
        <w:spacing w:line="241" w:lineRule="auto"/>
        <w:rPr>
          <w:ins w:author="PAUCHET Louis (SNCF VOYAGEURS / DIRECTION DE L'INGENIERIE DU MATERIEL / CIN-E)" w:date="2026-07-09T13:27:33.197Z" w16du:dateUtc="2026-07-09T13:27:33.197Z" w:id="386594762"/>
          <w:rFonts w:ascii="Consolas" w:hAnsi="Consolas" w:eastAsia="Consolas" w:cs="Consolas"/>
          <w:b w:val="1"/>
          <w:bCs w:val="1"/>
          <w:color w:val="4070A0"/>
          <w:sz w:val="21"/>
          <w:szCs w:val="21"/>
        </w:rPr>
      </w:pPr>
      <w:r w:rsidRPr="5CE0ACB3" w:rsidR="62445695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>/!\</w:t>
      </w:r>
      <w:r w:rsidRPr="5CE0ACB3" w:rsidR="62445695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Bien ajouter les nouveaux documents avec </w:t>
      </w:r>
      <w:r w:rsidRPr="5CE0ACB3" w:rsidR="62445695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>add</w:t>
      </w:r>
      <w:r w:rsidRPr="5CE0ACB3" w:rsidR="62445695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av</w:t>
      </w:r>
      <w:ins w:author="PAUCHET Louis (SNCF VOYAGEURS / DIRECTION DE L'INGENIERIE DU MATERIEL / CIN-E)" w:date="2026-07-09T13:27:24.384Z" w16du:dateUtc="2026-07-09T13:27:24.384Z" w:id="1987764862">
        <w:r w:rsidRPr="5CE0ACB3" w:rsidR="552F24CC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ant</w:t>
        </w:r>
      </w:ins>
      <w:del w:author="PAUCHET Louis (SNCF VOYAGEURS / DIRECTION DE L'INGENIERIE DU MATERIEL / CIN-E)" w:date="2026-07-09T13:27:23.009Z" w16du:dateUtc="2026-07-09T13:27:23.009Z" w:id="657862587">
        <w:r w:rsidRPr="5CE0ACB3" w:rsidDel="62445695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delText>ec</w:delText>
        </w:r>
      </w:del>
      <w:r w:rsidRPr="5CE0ACB3" w:rsidR="62445695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de commit avec l’invite de commande.</w:t>
      </w:r>
      <w:r w:rsidRPr="5CE0ACB3" w:rsidR="284FAD60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Les fichiers modifier doivent aussi passer par</w:t>
      </w:r>
      <w:r w:rsidRPr="5CE0ACB3" w:rsidR="330D14BA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</w:t>
      </w:r>
      <w:r w:rsidRPr="5CE0ACB3" w:rsidR="3A5C6B6B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git </w:t>
      </w:r>
      <w:r w:rsidRPr="5CE0ACB3" w:rsidR="50CBC4AE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>add</w:t>
      </w:r>
      <w:ins w:author="PAUCHET Louis (SNCF VOYAGEURS / DIRECTION DE L'INGENIERIE DU MATERIEL / CIN-E)" w:date="2026-07-09T13:27:13.813Z" w16du:dateUtc="2026-07-09T13:27:13.813Z" w:id="1686913548">
        <w:r w:rsidRPr="5CE0ACB3" w:rsidR="51367A37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.</w:t>
        </w:r>
      </w:ins>
    </w:p>
    <w:p w:rsidR="4457C63D" w:rsidP="5CE0ACB3" w:rsidRDefault="4457C63D" w14:paraId="34A66C73" w14:textId="4529F6DA">
      <w:pPr>
        <w:shd w:val="clear" w:color="auto" w:fill="FFFFFF" w:themeFill="background1"/>
        <w:spacing w:line="241" w:lineRule="auto"/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</w:pPr>
      <w:ins w:author="PAUCHET Louis (SNCF VOYAGEURS / DIRECTION DE L'INGENIERIE DU MATERIEL / CIN-E)" w:date="2026-07-09T13:27:59.962Z" w16du:dateUtc="2026-07-09T13:27:59.962Z" w:id="1668811158">
        <w:r w:rsidRPr="5CE0ACB3" w:rsidR="4457C63D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 xml:space="preserve">L’interface graphique </w:t>
        </w:r>
        <w:r w:rsidRPr="5CE0ACB3" w:rsidR="4457C63D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TortoiseGit</w:t>
        </w:r>
        <w:r w:rsidRPr="5CE0ACB3" w:rsidR="4457C63D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 xml:space="preserve"> le fait a</w:t>
        </w:r>
      </w:ins>
      <w:ins w:author="PAUCHET Louis (SNCF VOYAGEURS / DIRECTION DE L'INGENIERIE DU MATERIEL / CIN-E)" w:date="2026-07-09T13:28:04.907Z" w16du:dateUtc="2026-07-09T13:28:04.907Z" w:id="945192524">
        <w:r w:rsidRPr="5CE0ACB3" w:rsidR="4457C63D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utomatiquement.</w:t>
        </w:r>
      </w:ins>
    </w:p>
    <w:p w:rsidR="556516FC" w:rsidP="556516FC" w:rsidRDefault="556516FC" w14:paraId="4DA12BBC" w14:textId="77777777">
      <w:pPr>
        <w:shd w:val="clear" w:color="auto" w:fill="FFFFFF" w:themeFill="background1"/>
        <w:spacing w:line="241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A12C10" wp14:editId="4DA12C11">
                <wp:extent cx="5724525" cy="2181225"/>
                <wp:effectExtent l="0" t="0" r="9525" b="9525"/>
                <wp:docPr id="165019719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2181225"/>
                          <a:chOff x="0" y="0"/>
                          <a:chExt cx="5724525" cy="2181225"/>
                        </a:xfrm>
                      </wpg:grpSpPr>
                      <pic:pic xmlns:pic="http://schemas.openxmlformats.org/drawingml/2006/picture">
                        <pic:nvPicPr>
                          <pic:cNvPr id="1385153799" name="Image 138515379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181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545695" name="Flèche : gauche 716545695"/>
                        <wps:cNvSpPr/>
                        <wps:spPr>
                          <a:xfrm rot="10800000">
                            <a:off x="3519487" y="1190625"/>
                            <a:ext cx="971550" cy="19050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16cei="http://schemas.microsoft.com/office/word/2026/wordml/cei"/>
        </mc:AlternateContent>
      </w:r>
    </w:p>
    <w:p w:rsidR="538EBB02" w:rsidP="556516FC" w:rsidRDefault="538EBB02" w14:paraId="4DA12BBD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Consulter l’historique</w:t>
      </w:r>
    </w:p>
    <w:p w:rsidR="556516FC" w:rsidP="556516FC" w:rsidRDefault="556516FC" w14:paraId="4DA12BBE" w14:textId="77777777">
      <w:r>
        <w:rPr>
          <w:noProof/>
        </w:rPr>
        <mc:AlternateContent>
          <mc:Choice Requires="wpg">
            <w:drawing>
              <wp:inline distT="0" distB="0" distL="0" distR="0" wp14:anchorId="4DA12C12" wp14:editId="4DA12C13">
                <wp:extent cx="5153660" cy="3943350"/>
                <wp:effectExtent l="0" t="0" r="8890" b="0"/>
                <wp:docPr id="351252696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3660" cy="3943350"/>
                          <a:chOff x="0" y="0"/>
                          <a:chExt cx="5153660" cy="3943350"/>
                        </a:xfrm>
                      </wpg:grpSpPr>
                      <pic:pic xmlns:pic="http://schemas.openxmlformats.org/drawingml/2006/picture">
                        <pic:nvPicPr>
                          <pic:cNvPr id="994572685" name="Image 99457268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660" cy="394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938533" name="Flèche : gauche 865938533"/>
                        <wps:cNvSpPr/>
                        <wps:spPr>
                          <a:xfrm rot="10800000">
                            <a:off x="1938655" y="1814512"/>
                            <a:ext cx="1552575" cy="314325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w16cei="http://schemas.microsoft.com/office/word/2026/wordml/cei"/>
        </mc:AlternateContent>
      </w:r>
    </w:p>
    <w:p w:rsidR="10ED9A79" w:rsidP="556516FC" w:rsidRDefault="10ED9A79" w14:paraId="4DA12BBF" w14:textId="77777777">
      <w:pPr>
        <w:shd w:val="clear" w:color="auto" w:fill="FFFFFF" w:themeFill="background1"/>
        <w:rPr>
          <w:rFonts w:asciiTheme="majorHAnsi" w:hAnsiTheme="majorHAnsi" w:eastAsiaTheme="majorEastAsia" w:cstheme="majorBidi"/>
          <w:color w:val="3E4349"/>
        </w:rPr>
      </w:pPr>
      <w:r w:rsidRPr="556516FC">
        <w:rPr>
          <w:rFonts w:asciiTheme="majorHAnsi" w:hAnsiTheme="majorHAnsi" w:eastAsiaTheme="majorEastAsia" w:cstheme="majorBidi"/>
          <w:color w:val="3E4349"/>
        </w:rPr>
        <w:t>Afficher la liste des commits</w:t>
      </w:r>
    </w:p>
    <w:p w:rsidR="10ED9A79" w:rsidP="556516FC" w:rsidRDefault="10ED9A79" w14:paraId="4DA12BC0" w14:textId="77777777">
      <w:pPr>
        <w:shd w:val="clear" w:color="auto" w:fill="FFFFFF" w:themeFill="background1"/>
        <w:spacing w:line="241" w:lineRule="auto"/>
        <w:rPr>
          <w:rFonts w:asciiTheme="majorHAnsi" w:hAnsiTheme="majorHAnsi" w:eastAsiaTheme="majorEastAsia" w:cstheme="majorBidi"/>
          <w:color w:val="3E4349"/>
        </w:rPr>
      </w:pPr>
      <w:r w:rsidRPr="556516FC">
        <w:rPr>
          <w:rFonts w:ascii="Consolas" w:hAnsi="Consolas" w:eastAsia="Consolas" w:cs="Consolas"/>
          <w:color w:val="222222"/>
        </w:rPr>
        <w:t>$ git log</w:t>
      </w:r>
    </w:p>
    <w:p w:rsidR="10ED9A79" w:rsidP="556516FC" w:rsidRDefault="10ED9A79" w14:paraId="4DA12BC1" w14:textId="77777777">
      <w:pPr>
        <w:shd w:val="clear" w:color="auto" w:fill="FFFFFF" w:themeFill="background1"/>
        <w:spacing w:line="241" w:lineRule="auto"/>
        <w:rPr>
          <w:rFonts w:asciiTheme="majorHAnsi" w:hAnsiTheme="majorHAnsi" w:eastAsiaTheme="majorEastAsia" w:cstheme="majorBidi"/>
          <w:color w:val="3E4349"/>
        </w:rPr>
      </w:pPr>
      <w:r w:rsidRPr="556516FC">
        <w:rPr>
          <w:rFonts w:asciiTheme="majorHAnsi" w:hAnsiTheme="majorHAnsi" w:eastAsiaTheme="majorEastAsia" w:cstheme="majorBidi"/>
          <w:color w:val="3E4349"/>
        </w:rPr>
        <w:t>Afficher le détail d’un commit particulier</w:t>
      </w:r>
    </w:p>
    <w:p w:rsidR="10ED9A79" w:rsidP="556516FC" w:rsidRDefault="10ED9A79" w14:paraId="4DA12BC2" w14:textId="77777777">
      <w:pPr>
        <w:shd w:val="clear" w:color="auto" w:fill="FFFFFF" w:themeFill="background1"/>
        <w:spacing w:after="0" w:line="241" w:lineRule="auto"/>
        <w:rPr>
          <w:rFonts w:asciiTheme="majorHAnsi" w:hAnsiTheme="majorHAnsi" w:eastAsiaTheme="majorEastAsia" w:cstheme="majorBidi"/>
        </w:rPr>
      </w:pPr>
      <w:r w:rsidRPr="556516FC">
        <w:rPr>
          <w:rFonts w:ascii="Consolas" w:hAnsi="Consolas" w:eastAsia="Consolas" w:cs="Consolas"/>
          <w:color w:val="222222"/>
        </w:rPr>
        <w:t>$ git show &lt;id-commit&gt;</w:t>
      </w:r>
    </w:p>
    <w:p w:rsidR="556516FC" w:rsidP="556516FC" w:rsidRDefault="556516FC" w14:paraId="4DA12BC3" w14:textId="77777777">
      <w:pPr>
        <w:shd w:val="clear" w:color="auto" w:fill="FFFFFF" w:themeFill="background1"/>
        <w:spacing w:after="0" w:line="241" w:lineRule="auto"/>
        <w:rPr>
          <w:rFonts w:asciiTheme="majorHAnsi" w:hAnsiTheme="majorHAnsi" w:eastAsiaTheme="majorEastAsia" w:cstheme="majorBidi"/>
        </w:rPr>
      </w:pPr>
    </w:p>
    <w:p w:rsidR="556516FC" w:rsidP="556516FC" w:rsidRDefault="556516FC" w14:paraId="4DA12BC4" w14:textId="77777777"/>
    <w:p w:rsidR="79A8A1C0" w:rsidP="556516FC" w:rsidRDefault="79A8A1C0" w14:paraId="4DA12BC5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lastRenderedPageBreak/>
        <w:t>Accéder à une version antérieure du projet</w:t>
      </w:r>
    </w:p>
    <w:p w:rsidR="79A8A1C0" w:rsidP="556516FC" w:rsidRDefault="79A8A1C0" w14:paraId="4DA12BC6" w14:textId="77777777">
      <w:pPr>
        <w:rPr>
          <w:rFonts w:ascii="Arial" w:hAnsi="Arial" w:eastAsia="Arial" w:cs="Arial"/>
          <w:color w:val="3E4349"/>
          <w:sz w:val="21"/>
          <w:szCs w:val="21"/>
        </w:rPr>
      </w:pPr>
      <w:r w:rsidRPr="556516FC">
        <w:t>Accéder à une version spécifique</w:t>
      </w:r>
    </w:p>
    <w:p w:rsidR="79A8A1C0" w:rsidP="556516FC" w:rsidRDefault="79A8A1C0" w14:paraId="4DA12BC7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checkout &lt;revision&gt;</w:t>
      </w:r>
    </w:p>
    <w:p w:rsidR="79A8A1C0" w:rsidP="556516FC" w:rsidRDefault="79A8A1C0" w14:paraId="4DA12BC8" w14:textId="77777777">
      <w:pPr>
        <w:rPr>
          <w:rFonts w:ascii="Arial" w:hAnsi="Arial" w:eastAsia="Arial" w:cs="Arial"/>
          <w:color w:val="3E4349"/>
          <w:sz w:val="21"/>
          <w:szCs w:val="21"/>
        </w:rPr>
      </w:pPr>
      <w:r w:rsidRPr="556516FC">
        <w:t>Changer le tag associer à une version/branche du projet</w:t>
      </w:r>
    </w:p>
    <w:p w:rsidR="79A8A1C0" w:rsidP="556516FC" w:rsidRDefault="79A8A1C0" w14:paraId="4DA12BC9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branch –m Nom_Tag Nouveau_Nom_Tag</w:t>
      </w:r>
    </w:p>
    <w:p w:rsidR="556516FC" w:rsidP="556516FC" w:rsidRDefault="556516FC" w14:paraId="4DA12BCA" w14:textId="77777777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4DA12C14" wp14:editId="4DA12C15">
                <wp:extent cx="6686550" cy="3200400"/>
                <wp:effectExtent l="0" t="0" r="0" b="0"/>
                <wp:docPr xmlns:wp="http://schemas.openxmlformats.org/drawingml/2006/wordprocessingDrawing" id="112647663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686550" cy="3200400"/>
                          <a:chOff x="0" y="0"/>
                          <a:chExt cx="6686550" cy="3200400"/>
                        </a:xfrm>
                      </wpg:grpSpPr>
                      <pic:pic xmlns:pic="http://schemas.openxmlformats.org/drawingml/2006/picture">
                        <pic:nvPicPr>
                          <pic:cNvPr id="1149264322" name="Image 11492643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885544" y="0"/>
                            <a:ext cx="4801006" cy="32004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758522311" name="Flèche : droite 1758522311"/>
                        <wps:cNvSpPr/>
                        <wps:spPr>
                          <a:xfrm>
                            <a:off x="1438207" y="395288"/>
                            <a:ext cx="590522" cy="12382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377670101" name="Rectangle 1377670101"/>
                        <wps:cNvSpPr/>
                        <wps:spPr>
                          <a:xfrm>
                            <a:off x="0" y="290513"/>
                            <a:ext cx="1438207" cy="571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904E1" w:rsidP="00D904E1" w:rsidRDefault="00D904E1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Pour changer de branche existante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09377447" name="Flèche : droite 1809377447"/>
                        <wps:cNvSpPr/>
                        <wps:spPr>
                          <a:xfrm rot="-2400000">
                            <a:off x="1166433" y="991887"/>
                            <a:ext cx="931460" cy="12382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4885702" name="Rectangle 44885702"/>
                        <wps:cNvSpPr/>
                        <wps:spPr>
                          <a:xfrm>
                            <a:off x="0" y="862013"/>
                            <a:ext cx="1438207" cy="6143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904E1" w:rsidP="00D904E1" w:rsidRDefault="00D904E1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Créer un surnom sur une branche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59548180" name="Flèche : droite 1159548180"/>
                        <wps:cNvSpPr/>
                        <wps:spPr>
                          <a:xfrm rot="-2940000">
                            <a:off x="872164" y="1538288"/>
                            <a:ext cx="1340337" cy="123825"/>
                          </a:xfrm>
                          <a:prstGeom prst="rightArrow">
                            <a:avLst/>
                          </a:prstGeom>
                          <a:solidFill>
                            <a:srgbClr val="FF0000"/>
                          </a:solidFill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366203102" name="Rectangle 366203102"/>
                        <wps:cNvSpPr/>
                        <wps:spPr>
                          <a:xfrm>
                            <a:off x="0" y="1476375"/>
                            <a:ext cx="1438207" cy="8858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D904E1" w:rsidP="00D904E1" w:rsidRDefault="00D904E1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Accéder à une version précise du projet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p w:rsidR="556516FC" w:rsidP="556516FC" w:rsidRDefault="556516FC" w14:paraId="4DA12BCB" w14:textId="77777777">
      <w:pPr>
        <w:rPr>
          <w:rFonts w:ascii="Consolas" w:hAnsi="Consolas" w:eastAsia="Consolas" w:cs="Consolas"/>
          <w:color w:val="222222"/>
        </w:rPr>
      </w:pPr>
    </w:p>
    <w:p w:rsidR="15436148" w:rsidP="556516FC" w:rsidRDefault="15436148" w14:paraId="4DA12BCC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L</w:t>
      </w:r>
      <w:r w:rsidRPr="556516FC" w:rsidR="14C9BC6B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 xml:space="preserve">es liens de parenté </w:t>
      </w:r>
    </w:p>
    <w:p w:rsidR="14C9BC6B" w:rsidP="556516FC" w:rsidRDefault="14C9BC6B" w14:paraId="4DA12BCD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Theme="majorHAnsi" w:hAnsiTheme="majorHAnsi" w:eastAsiaTheme="majorEastAsia" w:cstheme="majorBidi"/>
        </w:rPr>
        <w:t>Afficher les fichiers parents à notre commit (ils seront listés en ordre crois</w:t>
      </w:r>
      <w:r w:rsidRPr="556516FC" w:rsidR="0E224579">
        <w:rPr>
          <w:rFonts w:asciiTheme="majorHAnsi" w:hAnsiTheme="majorHAnsi" w:eastAsiaTheme="majorEastAsia" w:cstheme="majorBidi"/>
        </w:rPr>
        <w:t>sant, le premier mis étant l’enfant)</w:t>
      </w:r>
    </w:p>
    <w:p w:rsidR="7F4A63DD" w:rsidP="5CE0ACB3" w:rsidRDefault="7F4A63DD" w14:paraId="11DF045D" w14:textId="03751BC2">
      <w:pPr>
        <w:spacing w:line="300" w:lineRule="auto"/>
        <w:rPr>
          <w:ins w:author="PAUCHET Louis (SNCF VOYAGEURS / DIRECTION DE L'INGENIERIE DU MATERIEL / CIN-E)" w:date="2026-07-09T13:30:50.626Z" w16du:dateUtc="2026-07-09T13:30:50.626Z" w:id="1262631962"/>
          <w:rFonts w:ascii="Consolas" w:hAnsi="Consolas" w:eastAsia="Consolas" w:cs="Consolas"/>
        </w:rPr>
      </w:pPr>
      <w:r w:rsidRPr="5CE0ACB3" w:rsidR="7F4A63DD">
        <w:rPr>
          <w:rFonts w:ascii="Consolas" w:hAnsi="Consolas" w:eastAsia="Consolas" w:cs="Consolas"/>
        </w:rPr>
        <w:t xml:space="preserve">$ </w:t>
      </w:r>
      <w:r w:rsidRPr="5CE0ACB3" w:rsidR="14C9BC6B">
        <w:rPr>
          <w:rFonts w:ascii="Consolas" w:hAnsi="Consolas" w:eastAsia="Consolas" w:cs="Consolas"/>
        </w:rPr>
        <w:t>git log --</w:t>
      </w:r>
      <w:r w:rsidRPr="5CE0ACB3" w:rsidR="14C9BC6B">
        <w:rPr>
          <w:rFonts w:ascii="Consolas" w:hAnsi="Consolas" w:eastAsia="Consolas" w:cs="Consolas"/>
        </w:rPr>
        <w:t>oneline</w:t>
      </w:r>
      <w:r w:rsidRPr="5CE0ACB3" w:rsidR="4180CFBF">
        <w:rPr>
          <w:rFonts w:ascii="Consolas" w:hAnsi="Consolas" w:eastAsia="Consolas" w:cs="Consolas"/>
        </w:rPr>
        <w:t xml:space="preserve"> –</w:t>
      </w:r>
      <w:r w:rsidRPr="5CE0ACB3" w:rsidR="14C9BC6B">
        <w:rPr>
          <w:rFonts w:ascii="Consolas" w:hAnsi="Consolas" w:eastAsia="Consolas" w:cs="Consolas"/>
        </w:rPr>
        <w:t>graph</w:t>
      </w:r>
    </w:p>
    <w:p w:rsidR="6A7F5414" w:rsidP="5CE0ACB3" w:rsidRDefault="6A7F5414" w14:paraId="0637FEFE" w14:textId="046C8AFD">
      <w:pPr>
        <w:pStyle w:val="Normal"/>
        <w:spacing w:line="300" w:lineRule="auto"/>
        <w:rPr>
          <w:ins w:author="PAUCHET Louis (SNCF VOYAGEURS / DIRECTION DE L'INGENIERIE DU MATERIEL / CIN-E)" w:date="2026-07-09T13:30:52.89Z" w16du:dateUtc="2026-07-09T13:30:52.89Z" w:id="1187566680"/>
        </w:rPr>
      </w:pPr>
      <w:ins w:author="PAUCHET Louis (SNCF VOYAGEURS / DIRECTION DE L'INGENIERIE DU MATERIEL / CIN-E)" w:date="2026-07-09T13:36:52.211Z" w16du:dateUtc="2026-07-09T13:36:52.211Z" w:id="324218249">
        <w:r w:rsidR="6A7F5414">
          <w:drawing>
            <wp:inline wp14:editId="685AB588" wp14:anchorId="3CEC5ACB">
              <wp:extent cx="5724525" cy="1419225"/>
              <wp:effectExtent l="0" t="0" r="0" b="0"/>
              <wp:docPr id="105781005" name="drawing"/>
              <wp:cNvGraphicFramePr>
                <a:graphicFrameLocks noChangeAspect="1"/>
              </wp:cNvGraphicFramePr>
              <a:graphic>
                <a:graphicData xmlns:a="http://schemas.openxmlformats.org/drawingml/2006/main" uri="http://schemas.openxmlformats.org/drawingml/2006/picture">
                  <pic:pic xmlns:pic="http://schemas.openxmlformats.org/drawingml/2006/picture">
                    <pic:nvPicPr>
                      <pic:cNvPr id="105781005" name="Picture 105781005"/>
                      <pic:cNvPicPr/>
                    </pic:nvPicPr>
                    <pic:blipFill>
                      <a:blip xmlns:r="http://schemas.openxmlformats.org/officeDocument/2006/relationships" r:embed="rId591410179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4525" cy="1419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16D320A1" w:rsidP="5CE0ACB3" w:rsidRDefault="16D320A1" w14:paraId="0E03E271" w14:textId="5C7AB466">
      <w:pPr>
        <w:pStyle w:val="Normal"/>
        <w:spacing w:line="300" w:lineRule="auto"/>
      </w:pPr>
      <w:ins w:author="PAUCHET Louis (SNCF VOYAGEURS / DIRECTION DE L'INGENIERIE DU MATERIEL / CIN-E)" w:date="2026-07-09T13:30:59.542Z" w16du:dateUtc="2026-07-09T13:30:59.542Z" w:id="924029305">
        <w:r w:rsidR="16D320A1">
          <w:t>Head cor</w:t>
        </w:r>
      </w:ins>
      <w:ins w:author="PAUCHET Louis (SNCF VOYAGEURS / DIRECTION DE L'INGENIERIE DU MATERIEL / CIN-E)" w:date="2026-07-09T13:31:22.784Z" w16du:dateUtc="2026-07-09T13:31:22.784Z" w:id="1951070504">
        <w:r w:rsidR="16D320A1">
          <w:t xml:space="preserve">respond à l’état courant </w:t>
        </w:r>
      </w:ins>
      <w:ins w:author="PAUCHET Louis (SNCF VOYAGEURS / DIRECTION DE L'INGENIERIE DU MATERIEL / CIN-E)" w:date="2026-07-09T13:32:26.371Z" w16du:dateUtc="2026-07-09T13:32:26.371Z" w:id="1180857588">
        <w:r w:rsidR="243EE5FE">
          <w:t>du serveur lorsque la commande tapée</w:t>
        </w:r>
      </w:ins>
    </w:p>
    <w:p w:rsidR="4180CFBF" w:rsidP="556516FC" w:rsidRDefault="4180CFBF" w14:paraId="4DA12BCF" w14:textId="77777777">
      <w:pPr>
        <w:spacing w:line="300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>Changer le commit pour la version parent</w:t>
      </w:r>
    </w:p>
    <w:p w:rsidR="22134856" w:rsidP="556516FC" w:rsidRDefault="22134856" w14:paraId="4DA12BD0" w14:textId="77777777">
      <w:pPr>
        <w:spacing w:line="300" w:lineRule="auto"/>
        <w:rPr>
          <w:rFonts w:ascii="Aptos Display" w:hAnsi="Aptos Display" w:eastAsia="Aptos Display" w:cs="Aptos Display"/>
        </w:rPr>
      </w:pPr>
      <w:r w:rsidRPr="556516FC">
        <w:rPr>
          <w:rFonts w:ascii="Consolas" w:hAnsi="Consolas" w:eastAsia="Consolas" w:cs="Consolas"/>
          <w:color w:val="222222"/>
        </w:rPr>
        <w:t>$ git checkout HEAD~</w:t>
      </w:r>
    </w:p>
    <w:p w:rsidR="6127EFDA" w:rsidP="556516FC" w:rsidRDefault="6127EFDA" w14:paraId="4DA12BD1" w14:textId="77777777">
      <w:pPr>
        <w:shd w:val="clear" w:color="auto" w:fill="FFFFFF" w:themeFill="background1"/>
        <w:spacing w:after="0" w:line="241" w:lineRule="auto"/>
        <w:rPr>
          <w:rFonts w:ascii="Consolas" w:hAnsi="Consolas" w:eastAsia="Consolas" w:cs="Consolas"/>
          <w:lang w:val="en-US"/>
        </w:rPr>
      </w:pPr>
      <w:r w:rsidRPr="556516FC">
        <w:rPr>
          <w:rFonts w:asciiTheme="majorHAnsi" w:hAnsiTheme="majorHAnsi" w:eastAsiaTheme="majorEastAsia" w:cstheme="majorBidi"/>
          <w:lang w:val="en-US"/>
        </w:rPr>
        <w:t>Tout voir</w:t>
      </w:r>
    </w:p>
    <w:p w:rsidR="6127EFDA" w:rsidP="556516FC" w:rsidRDefault="6127EFDA" w14:paraId="4DA12BD2" w14:textId="77777777">
      <w:pPr>
        <w:shd w:val="clear" w:color="auto" w:fill="FFFFFF" w:themeFill="background1"/>
        <w:spacing w:after="0" w:line="241" w:lineRule="auto"/>
        <w:rPr>
          <w:rFonts w:ascii="Consolas" w:hAnsi="Consolas" w:eastAsia="Consolas" w:cs="Consolas"/>
          <w:lang w:val="en-US"/>
        </w:rPr>
      </w:pPr>
      <w:r w:rsidRPr="556516FC">
        <w:rPr>
          <w:rFonts w:ascii="Consolas" w:hAnsi="Consolas" w:eastAsia="Consolas" w:cs="Consolas"/>
          <w:lang w:val="en-US"/>
        </w:rPr>
        <w:t>$ git log --oneline --graph --decorate --all</w:t>
      </w:r>
    </w:p>
    <w:p w:rsidR="556516FC" w:rsidP="556516FC" w:rsidRDefault="556516FC" w14:paraId="4DA12BD3" w14:textId="77777777">
      <w:pPr>
        <w:spacing w:line="300" w:lineRule="auto"/>
        <w:rPr>
          <w:rFonts w:ascii="Aptos Display" w:hAnsi="Aptos Display" w:eastAsia="Aptos Display" w:cs="Aptos Display"/>
          <w:color w:val="222222"/>
        </w:rPr>
      </w:pPr>
    </w:p>
    <w:p w:rsidR="01D9EAE2" w:rsidP="556516FC" w:rsidRDefault="01D9EAE2" w14:paraId="4DA12BD4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 xml:space="preserve">Les </w:t>
      </w:r>
      <w:r w:rsidRPr="556516FC" w:rsidR="42D69BCA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branches</w:t>
      </w:r>
    </w:p>
    <w:p w:rsidR="01D9EAE2" w:rsidP="556516FC" w:rsidRDefault="01D9EAE2" w14:paraId="4DA12BD5" w14:textId="77777777">
      <w:pPr>
        <w:spacing w:line="300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>Afficher les différentes branches (la courante est avec une étoile)</w:t>
      </w:r>
    </w:p>
    <w:p w:rsidR="01D9EAE2" w:rsidP="556516FC" w:rsidRDefault="01D9EAE2" w14:paraId="4DA12BD6" w14:textId="77777777">
      <w:pPr>
        <w:spacing w:line="300" w:lineRule="auto"/>
        <w:rPr>
          <w:rFonts w:ascii="Aptos Display" w:hAnsi="Aptos Display" w:eastAsia="Aptos Display" w:cs="Aptos Display"/>
        </w:rPr>
      </w:pPr>
      <w:r w:rsidRPr="556516FC">
        <w:rPr>
          <w:rFonts w:ascii="Consolas" w:hAnsi="Consolas" w:eastAsia="Consolas" w:cs="Consolas"/>
          <w:color w:val="222222"/>
        </w:rPr>
        <w:lastRenderedPageBreak/>
        <w:t>$ git branch</w:t>
      </w:r>
    </w:p>
    <w:p w:rsidR="226510E2" w:rsidP="556516FC" w:rsidRDefault="226510E2" w14:paraId="4DA12BD7" w14:textId="77777777">
      <w:pPr>
        <w:shd w:val="clear" w:color="auto" w:fill="FFFFFF" w:themeFill="background1"/>
        <w:rPr>
          <w:rFonts w:asciiTheme="majorHAnsi" w:hAnsiTheme="majorHAnsi" w:eastAsiaTheme="majorEastAsia" w:cstheme="majorBidi"/>
          <w:color w:val="000000" w:themeColor="text1"/>
        </w:rPr>
      </w:pPr>
      <w:r w:rsidRPr="556516FC">
        <w:rPr>
          <w:rFonts w:asciiTheme="majorHAnsi" w:hAnsiTheme="majorHAnsi" w:eastAsiaTheme="majorEastAsia" w:cstheme="majorBidi"/>
          <w:color w:val="000000" w:themeColor="text1"/>
        </w:rPr>
        <w:t>Pour créer une nouvelle branche sur le commit courant :</w:t>
      </w:r>
    </w:p>
    <w:p w:rsidR="226510E2" w:rsidP="556516FC" w:rsidRDefault="226510E2" w14:paraId="4DA12BD8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  <w:color w:val="222222"/>
        </w:rPr>
      </w:pPr>
      <w:r w:rsidRPr="556516FC">
        <w:rPr>
          <w:rFonts w:ascii="Consolas" w:hAnsi="Consolas" w:eastAsia="Consolas" w:cs="Consolas"/>
          <w:color w:val="222222"/>
        </w:rPr>
        <w:t>$ git branch &lt;nom_nouvelle_branche&gt;</w:t>
      </w:r>
    </w:p>
    <w:p w:rsidR="06CB614E" w:rsidP="556516FC" w:rsidRDefault="06CB614E" w14:paraId="4DA12BD9" w14:textId="77777777">
      <w:pPr>
        <w:shd w:val="clear" w:color="auto" w:fill="FFFFFF" w:themeFill="background1"/>
        <w:rPr>
          <w:rFonts w:asciiTheme="majorHAnsi" w:hAnsiTheme="majorHAnsi" w:eastAsiaTheme="majorEastAsia" w:cstheme="majorBidi"/>
          <w:color w:val="000000" w:themeColor="text1"/>
        </w:rPr>
      </w:pPr>
      <w:r w:rsidRPr="556516FC">
        <w:rPr>
          <w:rFonts w:asciiTheme="majorHAnsi" w:hAnsiTheme="majorHAnsi" w:eastAsiaTheme="majorEastAsia" w:cstheme="majorBidi"/>
          <w:color w:val="000000" w:themeColor="text1"/>
        </w:rPr>
        <w:t>Pour créer une nouvelle branche à un autre emplacement :</w:t>
      </w:r>
    </w:p>
    <w:p w:rsidR="06CB614E" w:rsidP="556516FC" w:rsidRDefault="06CB614E" w14:paraId="4DA12BDA" w14:textId="77777777">
      <w:pPr>
        <w:shd w:val="clear" w:color="auto" w:fill="FFFFFF" w:themeFill="background1"/>
        <w:spacing w:line="241" w:lineRule="auto"/>
        <w:rPr>
          <w:rFonts w:asciiTheme="majorHAnsi" w:hAnsiTheme="majorHAnsi" w:eastAsiaTheme="majorEastAsia" w:cstheme="majorBidi"/>
          <w:color w:val="000000" w:themeColor="text1"/>
        </w:rPr>
      </w:pPr>
      <w:r w:rsidRPr="556516FC">
        <w:rPr>
          <w:rFonts w:ascii="Consolas" w:hAnsi="Consolas" w:eastAsia="Consolas" w:cs="Consolas"/>
          <w:color w:val="000000" w:themeColor="text1"/>
        </w:rPr>
        <w:t>$ git branch &lt;nom_nouvelle_branche&gt; &lt;revision&gt;</w:t>
      </w:r>
      <w:r>
        <w:br/>
      </w:r>
    </w:p>
    <w:p w:rsidR="06CB614E" w:rsidP="556516FC" w:rsidRDefault="06CB614E" w14:paraId="4DA12BDB" w14:textId="77777777">
      <w:pPr>
        <w:shd w:val="clear" w:color="auto" w:fill="FFFFFF" w:themeFill="background1"/>
        <w:rPr>
          <w:rFonts w:asciiTheme="majorHAnsi" w:hAnsiTheme="majorHAnsi" w:eastAsiaTheme="majorEastAsia" w:cstheme="majorBidi"/>
          <w:color w:val="000000" w:themeColor="text1"/>
        </w:rPr>
      </w:pPr>
      <w:r w:rsidRPr="556516FC">
        <w:rPr>
          <w:rFonts w:asciiTheme="majorHAnsi" w:hAnsiTheme="majorHAnsi" w:eastAsiaTheme="majorEastAsia" w:cstheme="majorBidi"/>
          <w:color w:val="000000" w:themeColor="text1"/>
        </w:rPr>
        <w:t xml:space="preserve">Ces commandes ne changent pas la branche courante. Pour créer une nouvelle branche </w:t>
      </w:r>
      <w:r w:rsidRPr="556516FC">
        <w:rPr>
          <w:rFonts w:asciiTheme="majorHAnsi" w:hAnsiTheme="majorHAnsi" w:eastAsiaTheme="majorEastAsia" w:cstheme="majorBidi"/>
          <w:i/>
          <w:iCs/>
          <w:color w:val="000000" w:themeColor="text1"/>
        </w:rPr>
        <w:t>et</w:t>
      </w:r>
      <w:r w:rsidRPr="556516FC">
        <w:rPr>
          <w:rFonts w:asciiTheme="majorHAnsi" w:hAnsiTheme="majorHAnsi" w:eastAsiaTheme="majorEastAsia" w:cstheme="majorBidi"/>
          <w:color w:val="000000" w:themeColor="text1"/>
        </w:rPr>
        <w:t xml:space="preserve"> en faire la branche courante, utilisez plutôt :</w:t>
      </w:r>
    </w:p>
    <w:p w:rsidR="06CB614E" w:rsidP="556516FC" w:rsidRDefault="06CB614E" w14:paraId="4DA12BDC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  <w:color w:val="222222"/>
        </w:rPr>
      </w:pPr>
      <w:r w:rsidRPr="556516FC">
        <w:rPr>
          <w:rFonts w:ascii="Consolas" w:hAnsi="Consolas" w:eastAsia="Consolas" w:cs="Consolas"/>
          <w:color w:val="222222"/>
        </w:rPr>
        <w:t xml:space="preserve">$ git checkout -b &lt;nom_nouvelle_branche&gt;    </w:t>
      </w:r>
      <w:r w:rsidRPr="556516FC">
        <w:rPr>
          <w:rFonts w:ascii="Consolas" w:hAnsi="Consolas" w:eastAsia="Consolas" w:cs="Consolas"/>
          <w:i/>
          <w:iCs/>
          <w:color w:val="408090"/>
        </w:rPr>
        <w:t># ou</w:t>
      </w:r>
      <w:r>
        <w:br/>
      </w:r>
      <w:r w:rsidRPr="556516FC">
        <w:rPr>
          <w:rFonts w:ascii="Consolas" w:hAnsi="Consolas" w:eastAsia="Consolas" w:cs="Consolas"/>
          <w:color w:val="222222"/>
        </w:rPr>
        <w:t>$ git checkout -b &lt;nom_nouvelle_branche&gt; &lt;revision&gt;</w:t>
      </w:r>
    </w:p>
    <w:p w:rsidR="089A5EC4" w:rsidP="556516FC" w:rsidRDefault="089A5EC4" w14:paraId="4DA12BDD" w14:textId="77777777">
      <w:pPr>
        <w:shd w:val="clear" w:color="auto" w:fill="FFFFFF" w:themeFill="background1"/>
        <w:spacing w:line="241" w:lineRule="auto"/>
        <w:rPr>
          <w:rFonts w:asciiTheme="majorHAnsi" w:hAnsiTheme="majorHAnsi" w:eastAsiaTheme="majorEastAsia" w:cstheme="majorBidi"/>
          <w:color w:val="222222"/>
        </w:rPr>
      </w:pPr>
      <w:r w:rsidRPr="556516FC">
        <w:rPr>
          <w:rFonts w:asciiTheme="majorHAnsi" w:hAnsiTheme="majorHAnsi" w:eastAsiaTheme="majorEastAsia" w:cstheme="majorBidi"/>
          <w:color w:val="222222"/>
        </w:rPr>
        <w:t>Supprimer une branche</w:t>
      </w:r>
    </w:p>
    <w:p w:rsidR="089A5EC4" w:rsidP="556516FC" w:rsidRDefault="089A5EC4" w14:paraId="4DA12BDE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</w:rPr>
        <w:t>$ git branch -d nom_branche</w:t>
      </w:r>
    </w:p>
    <w:p w:rsidR="38821052" w:rsidP="556516FC" w:rsidRDefault="38821052" w14:paraId="4DA12BDF" w14:textId="77777777">
      <w:pPr>
        <w:spacing w:line="300" w:lineRule="auto"/>
        <w:rPr>
          <w:rFonts w:asciiTheme="majorHAnsi" w:hAnsiTheme="majorHAnsi" w:eastAsiaTheme="majorEastAsia" w:cstheme="majorBidi"/>
          <w:color w:val="222222"/>
        </w:rPr>
      </w:pPr>
      <w:r w:rsidRPr="556516FC">
        <w:rPr>
          <w:rFonts w:asciiTheme="majorHAnsi" w:hAnsiTheme="majorHAnsi" w:eastAsiaTheme="majorEastAsia" w:cstheme="majorBidi"/>
          <w:color w:val="222222"/>
        </w:rPr>
        <w:t>Modifie le nom d’une branche</w:t>
      </w:r>
    </w:p>
    <w:p w:rsidR="38821052" w:rsidP="556516FC" w:rsidRDefault="38821052" w14:paraId="4DA12BE0" w14:textId="77777777">
      <w:pPr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</w:rPr>
        <w:t xml:space="preserve"> </w:t>
      </w:r>
      <w:r w:rsidRPr="556516FC" w:rsidR="7D6EF445">
        <w:rPr>
          <w:rFonts w:ascii="Consolas" w:hAnsi="Consolas" w:eastAsia="Consolas" w:cs="Consolas"/>
        </w:rPr>
        <w:t>$ git branch -m V1 NouveauNom</w:t>
      </w:r>
    </w:p>
    <w:p w:rsidR="7629D003" w:rsidP="556516FC" w:rsidRDefault="7629D003" w14:paraId="4DA12BE1" w14:textId="77777777">
      <w:pPr>
        <w:spacing w:line="300" w:lineRule="auto"/>
        <w:rPr>
          <w:rFonts w:ascii="Consolas" w:hAnsi="Consolas" w:eastAsia="Consolas" w:cs="Consolas"/>
          <w:b/>
          <w:bCs/>
          <w:sz w:val="28"/>
          <w:szCs w:val="28"/>
        </w:rPr>
      </w:pPr>
      <w:r w:rsidRPr="556516FC">
        <w:rPr>
          <w:rFonts w:ascii="Consolas" w:hAnsi="Consolas" w:eastAsia="Consolas" w:cs="Consolas"/>
          <w:b/>
          <w:bCs/>
          <w:sz w:val="28"/>
          <w:szCs w:val="28"/>
        </w:rPr>
        <w:t>Pour le merge :</w:t>
      </w:r>
    </w:p>
    <w:p w:rsidR="7629D003" w:rsidP="556516FC" w:rsidRDefault="7629D003" w14:paraId="4DA12BE2" w14:textId="77777777">
      <w:pPr>
        <w:spacing w:line="300" w:lineRule="auto"/>
        <w:rPr>
          <w:rFonts w:asciiTheme="majorHAnsi" w:hAnsiTheme="majorHAnsi" w:eastAsiaTheme="majorEastAsia" w:cstheme="majorBidi"/>
          <w:color w:val="222222"/>
        </w:rPr>
      </w:pPr>
      <w:r w:rsidRPr="556516FC">
        <w:rPr>
          <w:rFonts w:asciiTheme="majorHAnsi" w:hAnsiTheme="majorHAnsi" w:eastAsiaTheme="majorEastAsia" w:cstheme="majorBidi"/>
          <w:color w:val="222222"/>
        </w:rPr>
        <w:t>Pour merge deux branch de notre serveur :</w:t>
      </w:r>
    </w:p>
    <w:p w:rsidR="7629D003" w:rsidP="556516FC" w:rsidRDefault="7629D003" w14:paraId="4DA12BE3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merge &lt;branche&gt;</w:t>
      </w:r>
    </w:p>
    <w:p w:rsidR="7629D003" w:rsidP="5CE0ACB3" w:rsidRDefault="7629D003" w14:paraId="4DA12BE4" w14:textId="6B082CCB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</w:pPr>
      <w:r w:rsidRPr="5CE0ACB3" w:rsidR="7629D003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>/!\</w:t>
      </w:r>
      <w:r w:rsidRPr="5CE0ACB3" w:rsidR="7629D003">
        <w:rPr>
          <w:rFonts w:ascii="Consolas" w:hAnsi="Consolas" w:eastAsia="Consolas" w:cs="Consolas"/>
          <w:b w:val="1"/>
          <w:bCs w:val="1"/>
          <w:color w:val="4070A0"/>
          <w:sz w:val="21"/>
          <w:szCs w:val="21"/>
        </w:rPr>
        <w:t xml:space="preserve"> Attention au conflit sur la modification d’un même fichier</w:t>
      </w:r>
      <w:ins w:author="PAUCHET Louis (SNCF VOYAGEURS / DIRECTION DE L'INGENIERIE DU MATERIEL / CIN-E)" w:date="2026-07-09T13:32:59.963Z" w16du:dateUtc="2026-07-09T13:32:59.963Z" w:id="600293132">
        <w:r w:rsidRPr="5CE0ACB3" w:rsidR="54201BA3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. L</w:t>
        </w:r>
      </w:ins>
      <w:ins w:author="PAUCHET Louis (SNCF VOYAGEURS / DIRECTION DE L'INGENIERIE DU MATERIEL / CIN-E)" w:date="2026-07-09T13:33:42.775Z" w16du:dateUtc="2026-07-09T13:33:42.775Z" w:id="1213349844">
        <w:r w:rsidRPr="5CE0ACB3" w:rsidR="54201BA3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e merge</w:t>
        </w:r>
      </w:ins>
      <w:ins w:author="PAUCHET Louis (SNCF VOYAGEURS / DIRECTION DE L'INGENIERIE DU MATERIEL / CIN-E)" w:date="2026-07-09T13:32:59.963Z" w16du:dateUtc="2026-07-09T13:32:59.963Z" w:id="1162218641">
        <w:r w:rsidRPr="5CE0ACB3" w:rsidR="54201BA3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 xml:space="preserve"> se fait entre </w:t>
        </w:r>
      </w:ins>
      <w:ins w:author="PAUCHET Louis (SNCF VOYAGEURS / DIRECTION DE L'INGENIERIE DU MATERIEL / CIN-E)" w:date="2026-07-09T13:33:30.54Z" w16du:dateUtc="2026-07-09T13:33:30.54Z" w:id="1561850753">
        <w:r w:rsidRPr="5CE0ACB3" w:rsidR="54201BA3">
          <w:rPr>
            <w:rFonts w:ascii="Consolas" w:hAnsi="Consolas" w:eastAsia="Consolas" w:cs="Consolas"/>
            <w:b w:val="1"/>
            <w:bCs w:val="1"/>
            <w:color w:val="4070A0"/>
            <w:sz w:val="21"/>
            <w:szCs w:val="21"/>
          </w:rPr>
          <w:t>Head et Branche.</w:t>
        </w:r>
      </w:ins>
    </w:p>
    <w:p w:rsidR="484BD7F7" w:rsidP="556516FC" w:rsidRDefault="484BD7F7" w14:paraId="4DA12BE5" w14:textId="77777777">
      <w:pPr>
        <w:spacing w:line="300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 xml:space="preserve">Après la résolution des conflits sur les différents </w:t>
      </w:r>
      <w:r w:rsidRPr="556516FC" w:rsidR="6D62956C">
        <w:rPr>
          <w:rFonts w:asciiTheme="majorHAnsi" w:hAnsiTheme="majorHAnsi" w:eastAsiaTheme="majorEastAsia" w:cstheme="majorBidi"/>
        </w:rPr>
        <w:t>fichiers</w:t>
      </w:r>
      <w:r w:rsidRPr="556516FC">
        <w:rPr>
          <w:rFonts w:asciiTheme="majorHAnsi" w:hAnsiTheme="majorHAnsi" w:eastAsiaTheme="majorEastAsia" w:cstheme="majorBidi"/>
        </w:rPr>
        <w:t xml:space="preserve"> :</w:t>
      </w:r>
    </w:p>
    <w:p w:rsidR="484BD7F7" w:rsidP="556516FC" w:rsidRDefault="484BD7F7" w14:paraId="4DA12BE6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commit</w:t>
      </w:r>
      <w:r w:rsidRPr="556516FC" w:rsidR="3044C871">
        <w:rPr>
          <w:rFonts w:ascii="Consolas" w:hAnsi="Consolas" w:eastAsia="Consolas" w:cs="Consolas"/>
          <w:color w:val="222222"/>
        </w:rPr>
        <w:t xml:space="preserve"> –</w:t>
      </w:r>
      <w:r w:rsidRPr="556516FC">
        <w:rPr>
          <w:rFonts w:ascii="Consolas" w:hAnsi="Consolas" w:eastAsia="Consolas" w:cs="Consolas"/>
          <w:color w:val="222222"/>
        </w:rPr>
        <w:t>a</w:t>
      </w:r>
    </w:p>
    <w:p w:rsidR="3044C871" w:rsidP="556516FC" w:rsidRDefault="3044C871" w14:paraId="4DA12BE7" w14:textId="77777777">
      <w:pPr>
        <w:shd w:val="clear" w:color="auto" w:fill="FFFFFF" w:themeFill="background1"/>
        <w:spacing w:line="241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>Pour abandonner le merge</w:t>
      </w:r>
    </w:p>
    <w:p w:rsidR="3044C871" w:rsidP="556516FC" w:rsidRDefault="3044C871" w14:paraId="4DA12BE8" w14:textId="77777777">
      <w:pPr>
        <w:shd w:val="clear" w:color="auto" w:fill="FFFFFF" w:themeFill="background1"/>
        <w:spacing w:line="241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merge --abort</w:t>
      </w:r>
    </w:p>
    <w:p w:rsidR="3E703696" w:rsidP="556516FC" w:rsidRDefault="3E703696" w14:paraId="4DA12BE9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Les Tags</w:t>
      </w:r>
    </w:p>
    <w:p w:rsidR="3E703696" w:rsidP="556516FC" w:rsidRDefault="3E703696" w14:paraId="4DA12BEA" w14:textId="77777777">
      <w:pPr>
        <w:spacing w:line="300" w:lineRule="auto"/>
        <w:rPr>
          <w:rFonts w:asciiTheme="majorHAnsi" w:hAnsiTheme="majorHAnsi" w:eastAsiaTheme="majorEastAsia" w:cstheme="majorBidi"/>
          <w:color w:val="212224"/>
        </w:rPr>
      </w:pPr>
      <w:r w:rsidRPr="556516FC">
        <w:rPr>
          <w:rFonts w:asciiTheme="majorHAnsi" w:hAnsiTheme="majorHAnsi" w:eastAsiaTheme="majorEastAsia" w:cstheme="majorBidi"/>
          <w:color w:val="212224"/>
        </w:rPr>
        <w:t xml:space="preserve">Créer un tag sur un commit </w:t>
      </w:r>
    </w:p>
    <w:p w:rsidR="3E703696" w:rsidP="556516FC" w:rsidRDefault="3E703696" w14:paraId="4DA12BEB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12224"/>
        </w:rPr>
        <w:t xml:space="preserve">$ </w:t>
      </w:r>
      <w:r w:rsidRPr="556516FC">
        <w:rPr>
          <w:rFonts w:ascii="Consolas" w:hAnsi="Consolas" w:eastAsia="Consolas" w:cs="Consolas"/>
        </w:rPr>
        <w:t>git tag V1 745c03</w:t>
      </w:r>
    </w:p>
    <w:p w:rsidR="3E703696" w:rsidP="556516FC" w:rsidRDefault="3E703696" w14:paraId="4DA12BEC" w14:textId="77777777">
      <w:pPr>
        <w:spacing w:line="300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 xml:space="preserve">Supprimer un tag </w:t>
      </w:r>
      <w:r w:rsidRPr="556516FC" w:rsidR="6BC864B8">
        <w:rPr>
          <w:rFonts w:asciiTheme="majorHAnsi" w:hAnsiTheme="majorHAnsi" w:eastAsiaTheme="majorEastAsia" w:cstheme="majorBidi"/>
        </w:rPr>
        <w:t>sur un commit</w:t>
      </w:r>
    </w:p>
    <w:p w:rsidR="2A336D33" w:rsidP="5CE0ACB3" w:rsidRDefault="2A336D33" w14:paraId="4FA19D03" w14:textId="77AC950F">
      <w:pPr>
        <w:spacing w:line="300" w:lineRule="auto"/>
        <w:rPr>
          <w:rFonts w:ascii="Consolas" w:hAnsi="Consolas" w:eastAsia="Consolas" w:cs="Consolas"/>
        </w:rPr>
      </w:pPr>
      <w:r w:rsidRPr="5CE0ACB3" w:rsidR="2A336D33">
        <w:rPr>
          <w:rFonts w:ascii="Consolas" w:hAnsi="Consolas" w:eastAsia="Consolas" w:cs="Consolas"/>
        </w:rPr>
        <w:t>git</w:t>
      </w:r>
      <w:r w:rsidRPr="5CE0ACB3" w:rsidR="2A336D33">
        <w:rPr>
          <w:rFonts w:ascii="Consolas" w:hAnsi="Consolas" w:eastAsia="Consolas" w:cs="Consolas"/>
        </w:rPr>
        <w:t xml:space="preserve"> tag -d V1</w:t>
      </w:r>
    </w:p>
    <w:p w:rsidR="075483CA" w:rsidP="556516FC" w:rsidRDefault="075483CA" w14:paraId="4DA12BEE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</w:rPr>
        <w:lastRenderedPageBreak/>
        <w:t>Le git à distance</w:t>
      </w:r>
    </w:p>
    <w:p w:rsidR="075483CA" w:rsidP="556516FC" w:rsidRDefault="075483CA" w14:paraId="4DA12BEF" w14:textId="77777777">
      <w:r w:rsidRPr="556516FC">
        <w:t>Cloner un dépôt distant (qui sera lié au dépot local créé:</w:t>
      </w:r>
    </w:p>
    <w:p w:rsidR="075483CA" w:rsidP="556516FC" w:rsidRDefault="075483CA" w14:paraId="4DA12BF0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clone &lt;url-dépôt-distant&gt; &lt;emplacement&gt;</w:t>
      </w:r>
    </w:p>
    <w:p w:rsidR="075483CA" w:rsidP="556516FC" w:rsidRDefault="075483CA" w14:paraId="4DA12BF1" w14:textId="77777777">
      <w:r w:rsidRPr="556516FC">
        <w:t>Pour publier des commits</w:t>
      </w:r>
    </w:p>
    <w:p w:rsidR="075483CA" w:rsidP="556516FC" w:rsidRDefault="075483CA" w14:paraId="4DA12BF2" w14:textId="77777777">
      <w:pPr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push</w:t>
      </w:r>
    </w:p>
    <w:p w:rsidR="075483CA" w:rsidP="556516FC" w:rsidRDefault="075483CA" w14:paraId="4DA12BF3" w14:textId="77777777">
      <w:r w:rsidRPr="556516FC">
        <w:t>Récupérer les commits</w:t>
      </w:r>
    </w:p>
    <w:p w:rsidR="075483CA" w:rsidP="556516FC" w:rsidRDefault="075483CA" w14:paraId="4DA12BF4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pull</w:t>
      </w:r>
    </w:p>
    <w:p w:rsidR="075483CA" w:rsidP="556516FC" w:rsidRDefault="075483CA" w14:paraId="4DA12BF5" w14:textId="77777777">
      <w:r w:rsidRPr="556516FC">
        <w:t>Lier à un dépôt distant</w:t>
      </w:r>
    </w:p>
    <w:p w:rsidR="075483CA" w:rsidP="556516FC" w:rsidRDefault="075483CA" w14:paraId="4DA12BF6" w14:textId="77777777">
      <w:pPr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remote add &lt;nom&gt; &lt;emplacement&gt;</w:t>
      </w:r>
    </w:p>
    <w:p w:rsidR="075483CA" w:rsidP="556516FC" w:rsidRDefault="075483CA" w14:paraId="4DA12BF7" w14:textId="77777777">
      <w:r w:rsidRPr="556516FC">
        <w:t>Mettre à jour les branches de suivi</w:t>
      </w:r>
    </w:p>
    <w:p w:rsidR="075483CA" w:rsidP="556516FC" w:rsidRDefault="075483CA" w14:paraId="4DA12BF8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fetch &lt;nom-dépôt-distant&gt;</w:t>
      </w:r>
    </w:p>
    <w:p w:rsidR="075483CA" w:rsidP="556516FC" w:rsidRDefault="075483CA" w14:paraId="4DA12BF9" w14:textId="77777777">
      <w:r w:rsidRPr="556516FC">
        <w:t>Fusionner une branche de suivi</w:t>
      </w:r>
    </w:p>
    <w:p w:rsidR="075483CA" w:rsidP="556516FC" w:rsidRDefault="075483CA" w14:paraId="4DA12BFA" w14:textId="77777777">
      <w:pPr>
        <w:rPr>
          <w:rFonts w:ascii="Aptos" w:hAnsi="Aptos" w:eastAsia="Aptos" w:cs="Aptos"/>
        </w:rPr>
      </w:pPr>
      <w:r w:rsidRPr="556516FC">
        <w:rPr>
          <w:rFonts w:ascii="Consolas" w:hAnsi="Consolas" w:eastAsia="Consolas" w:cs="Consolas"/>
          <w:color w:val="222222"/>
        </w:rPr>
        <w:t>$ git merge &lt;branche-de-suivi&gt;</w:t>
      </w:r>
    </w:p>
    <w:p w:rsidR="556516FC" w:rsidP="556516FC" w:rsidRDefault="556516FC" w14:paraId="4DA12BFB" w14:textId="77777777">
      <w:pPr>
        <w:rPr>
          <w:rFonts w:ascii="Consolas" w:hAnsi="Consolas" w:eastAsia="Consolas" w:cs="Consolas"/>
          <w:color w:val="222222"/>
        </w:rPr>
      </w:pPr>
    </w:p>
    <w:p w:rsidR="556516FC" w:rsidP="556516FC" w:rsidRDefault="556516FC" w14:paraId="4DA12BFC" w14:textId="77777777">
      <w:pPr>
        <w:spacing w:line="300" w:lineRule="auto"/>
        <w:rPr>
          <w:rFonts w:ascii="Consolas" w:hAnsi="Consolas" w:eastAsia="Consolas" w:cs="Consolas"/>
        </w:rPr>
      </w:pPr>
    </w:p>
    <w:p w:rsidR="2421A80B" w:rsidP="556516FC" w:rsidRDefault="2421A80B" w14:paraId="4DA12BFD" w14:textId="77777777">
      <w:pPr>
        <w:pStyle w:val="Titre4"/>
        <w:shd w:val="clear" w:color="auto" w:fill="D8DEE3"/>
        <w:spacing w:before="450" w:after="150"/>
      </w:pPr>
      <w:r w:rsidRPr="556516FC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 xml:space="preserve">Point </w:t>
      </w:r>
      <w:r w:rsidRPr="556516FC" w:rsidR="7669272B">
        <w:rPr>
          <w:rFonts w:ascii="Arial" w:hAnsi="Arial" w:eastAsia="Arial" w:cs="Arial"/>
          <w:i w:val="0"/>
          <w:iCs w:val="0"/>
          <w:color w:val="212224"/>
          <w:sz w:val="23"/>
          <w:szCs w:val="23"/>
        </w:rPr>
        <w:t>Connaissance</w:t>
      </w:r>
    </w:p>
    <w:p w:rsidR="2421A80B" w:rsidP="556516FC" w:rsidRDefault="2421A80B" w14:paraId="4DA12BFE" w14:textId="0384F3F4">
      <w:pPr>
        <w:spacing w:line="300" w:lineRule="auto"/>
        <w:rPr>
          <w:del w:author="PAUCHET Louis (SNCF VOYAGEURS / DIRECTION DE L'INGENIERIE DU MATERIEL / CIN-E)" w:date="2026-07-09T13:15:30.077Z" w16du:dateUtc="2026-07-09T13:15:30.077Z" w:id="1784141264"/>
          <w:rFonts w:ascii="Segoe UI" w:hAnsi="Segoe UI" w:eastAsia="Segoe UI" w:cs="Segoe UI"/>
        </w:rPr>
      </w:pPr>
      <w:r w:rsidRPr="5CE0ACB3" w:rsidR="2421A80B">
        <w:rPr>
          <w:rFonts w:ascii="Segoe UI" w:hAnsi="Segoe UI" w:eastAsia="Segoe UI" w:cs="Segoe UI"/>
        </w:rPr>
        <w:t>-</w:t>
      </w:r>
      <w:ins w:author="PAUCHET Louis (SNCF VOYAGEURS / DIRECTION DE L'INGENIERIE DU MATERIEL / CIN-E)" w:date="2026-07-09T13:15:59.639Z" w16du:dateUtc="2026-07-09T13:15:59.639Z" w:id="451509973">
        <w:r w:rsidRPr="5CE0ACB3" w:rsidR="5FF5A800">
          <w:rPr>
            <w:rFonts w:ascii="Segoe UI" w:hAnsi="Segoe UI" w:eastAsia="Segoe UI" w:cs="Segoe UI"/>
          </w:rPr>
          <w:t>L’historique de sauvegarde d’un serveur peut être co</w:t>
        </w:r>
      </w:ins>
      <w:ins w:author="PAUCHET Louis (SNCF VOYAGEURS / DIRECTION DE L'INGENIERIE DU MATERIEL / CIN-E)" w:date="2026-07-09T13:16:18.917Z" w16du:dateUtc="2026-07-09T13:16:18.917Z" w:id="66925547">
        <w:r w:rsidRPr="5CE0ACB3" w:rsidR="5FF5A800">
          <w:rPr>
            <w:rFonts w:ascii="Segoe UI" w:hAnsi="Segoe UI" w:eastAsia="Segoe UI" w:cs="Segoe UI"/>
          </w:rPr>
          <w:t>nsidérer comme un graphe et un commit, le nœud de ce graphe</w:t>
        </w:r>
      </w:ins>
      <w:commentRangeStart w:id="50"/>
      <w:del w:author="PAUCHET Louis (SNCF VOYAGEURS / DIRECTION DE L'INGENIERIE DU MATERIEL / CIN-E)" w:date="2026-07-09T13:15:25.753Z" w16du:dateUtc="2026-07-09T13:15:25.753Z" w:id="643106182">
        <w:r w:rsidRPr="5CE0ACB3" w:rsidDel="2421A80B">
          <w:rPr>
            <w:rFonts w:ascii="Segoe UI" w:hAnsi="Segoe UI" w:eastAsia="Segoe UI" w:cs="Segoe UI"/>
          </w:rPr>
          <w:delText>Si l’historique de notre serveur et vu d’un point de vue arborescente</w:delText>
        </w:r>
      </w:del>
      <w:commentRangeEnd w:id="50"/>
      <w:r>
        <w:rPr>
          <w:rStyle w:val="CommentReference"/>
        </w:rPr>
        <w:commentReference w:id="50"/>
      </w:r>
      <w:del w:author="PAUCHET Louis (SNCF VOYAGEURS / DIRECTION DE L'INGENIERIE DU MATERIEL / CIN-E)" w:date="2026-07-09T13:15:25.753Z" w16du:dateUtc="2026-07-09T13:15:25.753Z" w:id="1002858437">
        <w:r w:rsidRPr="5CE0ACB3" w:rsidDel="2421A80B">
          <w:rPr>
            <w:rFonts w:ascii="Segoe UI" w:hAnsi="Segoe UI" w:eastAsia="Segoe UI" w:cs="Segoe UI"/>
          </w:rPr>
          <w:delText>, un commit est vue comme un nœud</w:delText>
        </w:r>
      </w:del>
    </w:p>
    <w:p w:rsidR="2421A80B" w:rsidP="5CE0ACB3" w:rsidRDefault="2421A80B" w14:paraId="4DA12BFF" w14:textId="78A375E0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  <w:rPr>
          <w:rFonts w:ascii="Segoe UI" w:hAnsi="Segoe UI" w:eastAsia="Segoe UI" w:cs="Segoe UI"/>
        </w:rPr>
      </w:pPr>
      <w:r w:rsidRPr="5CE0ACB3" w:rsidR="2421A80B">
        <w:rPr>
          <w:rFonts w:ascii="Segoe UI" w:hAnsi="Segoe UI" w:eastAsia="Segoe UI" w:cs="Segoe UI"/>
        </w:rPr>
        <w:t xml:space="preserve">-un </w:t>
      </w:r>
      <w:r w:rsidRPr="5CE0ACB3" w:rsidR="2421A80B">
        <w:rPr>
          <w:rFonts w:ascii="Segoe UI" w:hAnsi="Segoe UI" w:eastAsia="Segoe UI" w:cs="Segoe UI"/>
        </w:rPr>
        <w:t>checkout</w:t>
      </w:r>
      <w:r w:rsidRPr="5CE0ACB3" w:rsidR="2421A80B">
        <w:rPr>
          <w:rFonts w:ascii="Segoe UI" w:hAnsi="Segoe UI" w:eastAsia="Segoe UI" w:cs="Segoe UI"/>
        </w:rPr>
        <w:t xml:space="preserve"> </w:t>
      </w:r>
      <w:ins w:author="CRAMETTE Samuel (EXT Ikos)" w:date="2026-07-09T14:12:00Z" w16du:dateUtc="2026-07-09T12:12:00Z" w:id="2094525313">
        <w:r w:rsidRPr="5CE0ACB3" w:rsidR="00DE6F59">
          <w:rPr>
            <w:rFonts w:ascii="Segoe UI" w:hAnsi="Segoe UI" w:eastAsia="Segoe UI" w:cs="Segoe UI"/>
          </w:rPr>
          <w:t xml:space="preserve">permet d’accéder </w:t>
        </w:r>
      </w:ins>
      <w:del w:author="CRAMETTE Samuel (EXT Ikos)" w:date="2026-07-09T14:12:00Z" w16du:dateUtc="2026-07-09T12:12:00Z" w:id="1320242473">
        <w:r w:rsidRPr="5CE0ACB3" w:rsidDel="2421A80B">
          <w:rPr>
            <w:rFonts w:ascii="Segoe UI" w:hAnsi="Segoe UI" w:eastAsia="Segoe UI" w:cs="Segoe UI"/>
          </w:rPr>
          <w:delText>ou révision et</w:delText>
        </w:r>
      </w:del>
      <w:ins w:author="CRAMETTE Samuel (EXT Ikos)" w:date="2026-07-09T14:12:00Z" w16du:dateUtc="2026-07-09T12:12:00Z" w:id="2133165066">
        <w:r w:rsidRPr="5CE0ACB3" w:rsidR="00DE6F59">
          <w:rPr>
            <w:rFonts w:ascii="Segoe UI" w:hAnsi="Segoe UI" w:eastAsia="Segoe UI" w:cs="Segoe UI"/>
          </w:rPr>
          <w:t>à</w:t>
        </w:r>
      </w:ins>
      <w:r w:rsidRPr="5CE0ACB3" w:rsidR="2421A80B">
        <w:rPr>
          <w:rFonts w:ascii="Segoe UI" w:hAnsi="Segoe UI" w:eastAsia="Segoe UI" w:cs="Segoe UI"/>
        </w:rPr>
        <w:t xml:space="preserve"> une version antérieure du serveur</w:t>
      </w:r>
    </w:p>
    <w:p w:rsidR="473E31E2" w:rsidP="556516FC" w:rsidRDefault="473E31E2" w14:paraId="4DA12C00" w14:textId="313937D0">
      <w:pPr>
        <w:spacing w:line="300" w:lineRule="auto"/>
        <w:rPr>
          <w:rFonts w:ascii="Segoe UI" w:hAnsi="Segoe UI" w:eastAsia="Segoe UI" w:cs="Segoe UI"/>
        </w:rPr>
      </w:pPr>
      <w:r w:rsidRPr="5CE0ACB3" w:rsidR="473E31E2">
        <w:rPr>
          <w:rFonts w:ascii="Segoe UI" w:hAnsi="Segoe UI" w:eastAsia="Segoe UI" w:cs="Segoe UI"/>
        </w:rPr>
        <w:t>-</w:t>
      </w:r>
      <w:commentRangeStart w:id="54"/>
      <w:r w:rsidRPr="5CE0ACB3" w:rsidR="473E31E2">
        <w:rPr>
          <w:rFonts w:ascii="Segoe UI" w:hAnsi="Segoe UI" w:eastAsia="Segoe UI" w:cs="Segoe UI"/>
        </w:rPr>
        <w:t>un commit est immuable</w:t>
      </w:r>
      <w:ins w:author="PAUCHET Louis (SNCF VOYAGEURS / DIRECTION DE L'INGENIERIE DU MATERIEL / CIN-E)" w:date="2026-07-09T13:16:59.823Z" w16du:dateUtc="2026-07-09T13:16:59.823Z" w:id="716459008">
        <w:r w:rsidRPr="5CE0ACB3" w:rsidR="79619B6E">
          <w:rPr>
            <w:rFonts w:ascii="Segoe UI" w:hAnsi="Segoe UI" w:eastAsia="Segoe UI" w:cs="Segoe UI"/>
          </w:rPr>
          <w:t xml:space="preserve">. Pour le modifier, </w:t>
        </w:r>
      </w:ins>
      <w:ins w:author="PAUCHET Louis (SNCF VOYAGEURS / DIRECTION DE L'INGENIERIE DU MATERIEL / CIN-E)" w:date="2026-07-09T13:17:24.524Z" w16du:dateUtc="2026-07-09T13:17:24.524Z" w:id="1994798683">
        <w:r w:rsidRPr="5CE0ACB3" w:rsidR="79619B6E">
          <w:rPr>
            <w:rFonts w:ascii="Segoe UI" w:hAnsi="Segoe UI" w:eastAsia="Segoe UI" w:cs="Segoe UI"/>
          </w:rPr>
          <w:t xml:space="preserve">il faut créer une branche. Si une branche n’est pas </w:t>
        </w:r>
      </w:ins>
      <w:ins w:author="PAUCHET Louis (SNCF VOYAGEURS / DIRECTION DE L'INGENIERIE DU MATERIEL / CIN-E)" w:date="2026-07-09T13:18:01.235Z" w16du:dateUtc="2026-07-09T13:18:01.235Z" w:id="851024274">
        <w:r w:rsidRPr="5CE0ACB3" w:rsidR="5C38BDD2">
          <w:rPr>
            <w:rFonts w:ascii="Segoe UI" w:hAnsi="Segoe UI" w:eastAsia="Segoe UI" w:cs="Segoe UI"/>
          </w:rPr>
          <w:t>créée</w:t>
        </w:r>
      </w:ins>
      <w:ins w:author="PAUCHET Louis (SNCF VOYAGEURS / DIRECTION DE L'INGENIERIE DU MATERIEL / CIN-E)" w:date="2026-07-09T13:17:24.524Z" w16du:dateUtc="2026-07-09T13:17:24.524Z" w:id="295217334">
        <w:r w:rsidRPr="5CE0ACB3" w:rsidR="79619B6E">
          <w:rPr>
            <w:rFonts w:ascii="Segoe UI" w:hAnsi="Segoe UI" w:eastAsia="Segoe UI" w:cs="Segoe UI"/>
          </w:rPr>
          <w:t xml:space="preserve"> mais qu’il y a des modifications</w:t>
        </w:r>
      </w:ins>
      <w:ins w:author="PAUCHET Louis (SNCF VOYAGEURS / DIRECTION DE L'INGENIERIE DU MATERIEL / CIN-E)" w:date="2026-07-10T06:37:54.546Z" w16du:dateUtc="2026-07-10T06:37:54.546Z" w:id="2100161161">
        <w:r w:rsidRPr="5CE0ACB3" w:rsidR="17AF0A2A">
          <w:rPr>
            <w:rFonts w:ascii="Segoe UI" w:hAnsi="Segoe UI" w:eastAsia="Segoe UI" w:cs="Segoe UI"/>
          </w:rPr>
          <w:t>,</w:t>
        </w:r>
      </w:ins>
      <w:ins w:author="PAUCHET Louis (SNCF VOYAGEURS / DIRECTION DE L'INGENIERIE DU MATERIEL / CIN-E)" w:date="2026-07-09T13:17:24.524Z" w16du:dateUtc="2026-07-09T13:17:24.524Z" w:id="1406630740">
        <w:r w:rsidRPr="5CE0ACB3" w:rsidR="79619B6E">
          <w:rPr>
            <w:rFonts w:ascii="Segoe UI" w:hAnsi="Segoe UI" w:eastAsia="Segoe UI" w:cs="Segoe UI"/>
          </w:rPr>
          <w:t xml:space="preserve"> </w:t>
        </w:r>
      </w:ins>
      <w:ins w:author="PAUCHET Louis (SNCF VOYAGEURS / DIRECTION DE L'INGENIERIE DU MATERIEL / CIN-E)" w:date="2026-07-10T06:37:57.142Z" w16du:dateUtc="2026-07-10T06:37:57.142Z" w:id="1146201176">
        <w:r w:rsidRPr="5CE0ACB3" w:rsidR="54A9802D">
          <w:rPr>
            <w:rFonts w:ascii="Segoe UI" w:hAnsi="Segoe UI" w:eastAsia="Segoe UI" w:cs="Segoe UI"/>
          </w:rPr>
          <w:t>a</w:t>
        </w:r>
      </w:ins>
      <w:ins w:author="PAUCHET Louis (SNCF VOYAGEURS / DIRECTION DE L'INGENIERIE DU MATERIEL / CIN-E)" w:date="2026-07-09T13:17:24.524Z" w16du:dateUtc="2026-07-09T13:17:24.524Z" w:id="1848141225">
        <w:r w:rsidRPr="5CE0ACB3" w:rsidR="79619B6E">
          <w:rPr>
            <w:rFonts w:ascii="Segoe UI" w:hAnsi="Segoe UI" w:eastAsia="Segoe UI" w:cs="Segoe UI"/>
          </w:rPr>
          <w:t>lors un</w:t>
        </w:r>
        <w:r w:rsidRPr="5CE0ACB3" w:rsidR="4573538D">
          <w:rPr>
            <w:rFonts w:ascii="Segoe UI" w:hAnsi="Segoe UI" w:eastAsia="Segoe UI" w:cs="Segoe UI"/>
          </w:rPr>
          <w:t>e</w:t>
        </w:r>
        <w:r w:rsidRPr="5CE0ACB3" w:rsidR="79619B6E">
          <w:rPr>
            <w:rFonts w:ascii="Segoe UI" w:hAnsi="Segoe UI" w:eastAsia="Segoe UI" w:cs="Segoe UI"/>
          </w:rPr>
          <w:t xml:space="preserve"> branche non </w:t>
        </w:r>
        <w:r w:rsidRPr="5CE0ACB3" w:rsidR="0A98E61A">
          <w:rPr>
            <w:rFonts w:ascii="Segoe UI" w:hAnsi="Segoe UI" w:eastAsia="Segoe UI" w:cs="Segoe UI"/>
          </w:rPr>
          <w:t>référencée</w:t>
        </w:r>
      </w:ins>
      <w:ins w:author="PAUCHET Louis (SNCF VOYAGEURS / DIRECTION DE L'INGENIERIE DU MATERIEL / CIN-E)" w:date="2026-07-10T06:38:06.445Z" w16du:dateUtc="2026-07-10T06:38:06.445Z" w:id="932766435">
        <w:r w:rsidRPr="5CE0ACB3" w:rsidR="085F8FF3">
          <w:rPr>
            <w:rFonts w:ascii="Segoe UI" w:hAnsi="Segoe UI" w:eastAsia="Segoe UI" w:cs="Segoe UI"/>
          </w:rPr>
          <w:t xml:space="preserve"> est</w:t>
        </w:r>
      </w:ins>
      <w:ins w:author="PAUCHET Louis (SNCF VOYAGEURS / DIRECTION DE L'INGENIERIE DU MATERIEL / CIN-E)" w:date="2026-07-09T13:17:24.524Z" w16du:dateUtc="2026-07-09T13:17:24.524Z" w:id="2010745153">
        <w:r w:rsidRPr="5CE0ACB3" w:rsidR="0A98E61A">
          <w:rPr>
            <w:rFonts w:ascii="Segoe UI" w:hAnsi="Segoe UI" w:eastAsia="Segoe UI" w:cs="Segoe UI"/>
          </w:rPr>
          <w:t xml:space="preserve"> créée</w:t>
        </w:r>
      </w:ins>
      <w:ins w:author="PAUCHET Louis (SNCF VOYAGEURS / DIRECTION DE L'INGENIERIE DU MATERIEL / CIN-E)" w:date="2026-07-09T13:18:04.263Z" w16du:dateUtc="2026-07-09T13:18:04.263Z" w:id="849859909">
        <w:r w:rsidRPr="5CE0ACB3" w:rsidR="407DE149">
          <w:rPr>
            <w:rFonts w:ascii="Segoe UI" w:hAnsi="Segoe UI" w:eastAsia="Segoe UI" w:cs="Segoe UI"/>
          </w:rPr>
          <w:t>.</w:t>
        </w:r>
      </w:ins>
      <w:ins w:author="PAUCHET Louis (SNCF VOYAGEURS / DIRECTION DE L'INGENIERIE DU MATERIEL / CIN-E)" w:date="2026-07-09T13:17:24.524Z" w16du:dateUtc="2026-07-09T13:17:24.524Z" w:id="1204988285">
        <w:r w:rsidRPr="5CE0ACB3" w:rsidR="79619B6E">
          <w:rPr>
            <w:rFonts w:ascii="Segoe UI" w:hAnsi="Segoe UI" w:eastAsia="Segoe UI" w:cs="Segoe UI"/>
          </w:rPr>
          <w:t xml:space="preserve"> </w:t>
        </w:r>
      </w:ins>
      <w:del w:author="PAUCHET Louis (SNCF VOYAGEURS / DIRECTION DE L'INGENIERIE DU MATERIEL / CIN-E)" w:date="2026-07-09T13:16:42.539Z" w16du:dateUtc="2026-07-09T13:16:42.539Z" w:id="1123981792">
        <w:r w:rsidRPr="5CE0ACB3" w:rsidDel="473E31E2">
          <w:rPr>
            <w:rFonts w:ascii="Segoe UI" w:hAnsi="Segoe UI" w:eastAsia="Segoe UI" w:cs="Segoe UI"/>
          </w:rPr>
          <w:delText xml:space="preserve"> </w:delText>
        </w:r>
        <w:r w:rsidRPr="5CE0ACB3" w:rsidDel="33E4002B">
          <w:rPr>
            <w:rFonts w:ascii="Segoe UI" w:hAnsi="Segoe UI" w:eastAsia="Segoe UI" w:cs="Segoe UI"/>
          </w:rPr>
          <w:delText>s'il</w:delText>
        </w:r>
        <w:r w:rsidRPr="5CE0ACB3" w:rsidDel="473E31E2">
          <w:rPr>
            <w:rFonts w:ascii="Segoe UI" w:hAnsi="Segoe UI" w:eastAsia="Segoe UI" w:cs="Segoe UI"/>
          </w:rPr>
          <w:delText xml:space="preserve"> est </w:delText>
        </w:r>
        <w:r w:rsidRPr="5CE0ACB3" w:rsidDel="06E4304A">
          <w:rPr>
            <w:rFonts w:ascii="Segoe UI" w:hAnsi="Segoe UI" w:eastAsia="Segoe UI" w:cs="Segoe UI"/>
          </w:rPr>
          <w:delText>modifié</w:delText>
        </w:r>
        <w:r w:rsidRPr="5CE0ACB3" w:rsidDel="473E31E2">
          <w:rPr>
            <w:rFonts w:ascii="Segoe UI" w:hAnsi="Segoe UI" w:eastAsia="Segoe UI" w:cs="Segoe UI"/>
          </w:rPr>
          <w:delText xml:space="preserve"> </w:delText>
        </w:r>
        <w:r w:rsidRPr="5CE0ACB3" w:rsidDel="7ECD28F9">
          <w:rPr>
            <w:rFonts w:ascii="Segoe UI" w:hAnsi="Segoe UI" w:eastAsia="Segoe UI" w:cs="Segoe UI"/>
          </w:rPr>
          <w:delText>une branche non référencée</w:delText>
        </w:r>
        <w:r w:rsidRPr="5CE0ACB3" w:rsidDel="473E31E2">
          <w:rPr>
            <w:rFonts w:ascii="Segoe UI" w:hAnsi="Segoe UI" w:eastAsia="Segoe UI" w:cs="Segoe UI"/>
          </w:rPr>
          <w:delText xml:space="preserve"> est créée</w:delText>
        </w:r>
      </w:del>
      <w:commentRangeEnd w:id="54"/>
      <w:r>
        <w:rPr>
          <w:rStyle w:val="CommentReference"/>
        </w:rPr>
        <w:commentReference w:id="54"/>
      </w:r>
    </w:p>
    <w:p w:rsidR="03044ABB" w:rsidP="5CE0ACB3" w:rsidRDefault="03044ABB" w14:paraId="4DA12C01" w14:textId="70AC5DF6">
      <w:pPr>
        <w:pStyle w:val="Normal"/>
        <w:suppressLineNumbers w:val="0"/>
        <w:bidi w:val="0"/>
        <w:spacing w:before="0" w:beforeAutospacing="off" w:after="160" w:afterAutospacing="off" w:line="300" w:lineRule="auto"/>
        <w:ind w:left="0" w:right="0"/>
        <w:jc w:val="left"/>
        <w:rPr>
          <w:rFonts w:ascii="Segoe UI" w:hAnsi="Segoe UI" w:eastAsia="Segoe UI" w:cs="Segoe UI"/>
        </w:rPr>
      </w:pPr>
      <w:r w:rsidRPr="5CE0ACB3" w:rsidR="03044ABB">
        <w:rPr>
          <w:rFonts w:ascii="Segoe UI" w:hAnsi="Segoe UI" w:eastAsia="Segoe UI" w:cs="Segoe UI"/>
        </w:rPr>
        <w:t>-</w:t>
      </w:r>
      <w:commentRangeStart w:id="55"/>
      <w:r w:rsidRPr="5CE0ACB3" w:rsidR="03044ABB">
        <w:rPr>
          <w:rFonts w:ascii="Segoe UI" w:hAnsi="Segoe UI" w:eastAsia="Segoe UI" w:cs="Segoe UI"/>
        </w:rPr>
        <w:t>lors d</w:t>
      </w:r>
      <w:ins w:author="PAUCHET Louis (SNCF VOYAGEURS / DIRECTION DE L'INGENIERIE DU MATERIEL / CIN-E)" w:date="2026-07-09T13:18:15.36Z" w16du:dateUtc="2026-07-09T13:18:15.36Z" w:id="850402393">
        <w:r w:rsidRPr="5CE0ACB3" w:rsidR="73C7F706">
          <w:rPr>
            <w:rFonts w:ascii="Segoe UI" w:hAnsi="Segoe UI" w:eastAsia="Segoe UI" w:cs="Segoe UI"/>
          </w:rPr>
          <w:t>’</w:t>
        </w:r>
      </w:ins>
      <w:r w:rsidRPr="5CE0ACB3" w:rsidR="03044ABB">
        <w:rPr>
          <w:rFonts w:ascii="Segoe UI" w:hAnsi="Segoe UI" w:eastAsia="Segoe UI" w:cs="Segoe UI"/>
        </w:rPr>
        <w:t>u</w:t>
      </w:r>
      <w:ins w:author="PAUCHET Louis (SNCF VOYAGEURS / DIRECTION DE L'INGENIERIE DU MATERIEL / CIN-E)" w:date="2026-07-09T13:18:17.697Z" w16du:dateUtc="2026-07-09T13:18:17.697Z" w:id="1248592830">
        <w:r w:rsidRPr="5CE0ACB3" w:rsidR="09A6FD17">
          <w:rPr>
            <w:rFonts w:ascii="Segoe UI" w:hAnsi="Segoe UI" w:eastAsia="Segoe UI" w:cs="Segoe UI"/>
          </w:rPr>
          <w:t>n</w:t>
        </w:r>
      </w:ins>
      <w:r w:rsidRPr="5CE0ACB3" w:rsidR="03044ABB">
        <w:rPr>
          <w:rFonts w:ascii="Segoe UI" w:hAnsi="Segoe UI" w:eastAsia="Segoe UI" w:cs="Segoe UI"/>
        </w:rPr>
        <w:t xml:space="preserve"> merge entre deux fichiers, </w:t>
      </w:r>
      <w:del w:author="PAUCHET Louis (SNCF VOYAGEURS / DIRECTION DE L'INGENIERIE DU MATERIEL / CIN-E)" w:date="2026-07-09T13:18:37.22Z" w16du:dateUtc="2026-07-09T13:18:37.22Z" w:id="620867362">
        <w:r w:rsidRPr="5CE0ACB3" w:rsidDel="03044ABB">
          <w:rPr>
            <w:rFonts w:ascii="Segoe UI" w:hAnsi="Segoe UI" w:eastAsia="Segoe UI" w:cs="Segoe UI"/>
          </w:rPr>
          <w:delText>il compare le fichier parent au</w:delText>
        </w:r>
      </w:del>
      <w:ins w:author="CRAMETTE Samuel (EXT Ikos)" w:date="2026-07-09T14:13:00Z" w16du:dateUtc="2026-07-09T12:13:00Z" w:id="1234839212">
        <w:del w:author="PAUCHET Louis (SNCF VOYAGEURS / DIRECTION DE L'INGENIERIE DU MATERIEL / CIN-E)" w:date="2026-07-09T13:18:37.22Z" w16du:dateUtc="2026-07-09T13:18:37.22Z" w:id="1423903271">
          <w:r w:rsidRPr="5CE0ACB3" w:rsidDel="00B517EF">
            <w:rPr>
              <w:rFonts w:ascii="Segoe UI" w:hAnsi="Segoe UI" w:eastAsia="Segoe UI" w:cs="Segoe UI"/>
            </w:rPr>
            <w:delText>x</w:delText>
          </w:r>
        </w:del>
      </w:ins>
      <w:del w:author="PAUCHET Louis (SNCF VOYAGEURS / DIRECTION DE L'INGENIERIE DU MATERIEL / CIN-E)" w:date="2026-07-09T13:18:37.22Z" w16du:dateUtc="2026-07-09T13:18:37.22Z" w:id="2053020051">
        <w:r w:rsidRPr="5CE0ACB3" w:rsidDel="03044ABB">
          <w:rPr>
            <w:rFonts w:ascii="Segoe UI" w:hAnsi="Segoe UI" w:eastAsia="Segoe UI" w:cs="Segoe UI"/>
          </w:rPr>
          <w:delText xml:space="preserve"> deux</w:delText>
        </w:r>
      </w:del>
      <w:ins w:author="PAUCHET Louis (SNCF VOYAGEURS / DIRECTION DE L'INGENIERIE DU MATERIEL / CIN-E)" w:date="2026-07-09T13:18:58.803Z" w16du:dateUtc="2026-07-09T13:18:58.803Z" w:id="2087783727">
        <w:r w:rsidRPr="5CE0ACB3" w:rsidR="4CA84780">
          <w:rPr>
            <w:rFonts w:ascii="Segoe UI" w:hAnsi="Segoe UI" w:eastAsia="Segoe UI" w:cs="Segoe UI"/>
          </w:rPr>
          <w:t>Git</w:t>
        </w:r>
        <w:r w:rsidRPr="5CE0ACB3" w:rsidR="4CA84780">
          <w:rPr>
            <w:rFonts w:ascii="Segoe UI" w:hAnsi="Segoe UI" w:eastAsia="Segoe UI" w:cs="Segoe UI"/>
          </w:rPr>
          <w:t xml:space="preserve"> compare </w:t>
        </w:r>
      </w:ins>
      <w:ins w:author="PAUCHET Louis (SNCF VOYAGEURS / DIRECTION DE L'INGENIERIE DU MATERIEL / CIN-E)" w:date="2026-07-09T13:22:44.414Z" w16du:dateUtc="2026-07-09T13:22:44.414Z" w:id="718923546">
        <w:r w:rsidRPr="5CE0ACB3" w:rsidR="0BB99796">
          <w:rPr>
            <w:rFonts w:ascii="Segoe UI" w:hAnsi="Segoe UI" w:eastAsia="Segoe UI" w:cs="Segoe UI"/>
          </w:rPr>
          <w:t xml:space="preserve">ces fichiers </w:t>
        </w:r>
      </w:ins>
      <w:ins w:author="PAUCHET Louis (SNCF VOYAGEURS / DIRECTION DE L'INGENIERIE DU MATERIEL / CIN-E)" w:date="2026-07-09T13:18:58.803Z" w16du:dateUtc="2026-07-09T13:18:58.803Z" w:id="172731992">
        <w:r w:rsidRPr="5CE0ACB3" w:rsidR="4CA84780">
          <w:rPr>
            <w:rFonts w:ascii="Segoe UI" w:hAnsi="Segoe UI" w:eastAsia="Segoe UI" w:cs="Segoe UI"/>
          </w:rPr>
          <w:t xml:space="preserve">avec </w:t>
        </w:r>
      </w:ins>
      <w:ins w:author="PAUCHET Louis (SNCF VOYAGEURS / DIRECTION DE L'INGENIERIE DU MATERIEL / CIN-E)" w:date="2026-07-09T13:19:13.28Z" w16du:dateUtc="2026-07-09T13:19:13.28Z" w:id="921338798">
        <w:r w:rsidRPr="5CE0ACB3" w:rsidR="4CA84780">
          <w:rPr>
            <w:rFonts w:ascii="Segoe UI" w:hAnsi="Segoe UI" w:eastAsia="Segoe UI" w:cs="Segoe UI"/>
          </w:rPr>
          <w:t>leur fichier parent commun.</w:t>
        </w:r>
      </w:ins>
      <w:r w:rsidRPr="5CE0ACB3" w:rsidR="03044ABB">
        <w:rPr>
          <w:rFonts w:ascii="Segoe UI" w:hAnsi="Segoe UI" w:eastAsia="Segoe UI" w:cs="Segoe UI"/>
        </w:rPr>
        <w:t xml:space="preserve"> </w:t>
      </w:r>
      <w:ins w:author="PAUCHET Louis (SNCF VOYAGEURS / DIRECTION DE L'INGENIERIE DU MATERIEL / CIN-E)" w:date="2026-07-09T13:19:19.747Z" w16du:dateUtc="2026-07-09T13:19:19.747Z" w:id="1580376116">
        <w:r w:rsidRPr="5CE0ACB3" w:rsidR="6ECF2556">
          <w:rPr>
            <w:rFonts w:ascii="Segoe UI" w:hAnsi="Segoe UI" w:eastAsia="Segoe UI" w:cs="Segoe UI"/>
          </w:rPr>
          <w:t>Git</w:t>
        </w:r>
      </w:ins>
      <w:del w:author="PAUCHET Louis (SNCF VOYAGEURS / DIRECTION DE L'INGENIERIE DU MATERIEL / CIN-E)" w:date="2026-07-09T13:19:17.447Z" w16du:dateUtc="2026-07-09T13:19:17.447Z" w:id="604602252">
        <w:r w:rsidRPr="5CE0ACB3" w:rsidDel="03044ABB">
          <w:rPr>
            <w:rFonts w:ascii="Segoe UI" w:hAnsi="Segoe UI" w:eastAsia="Segoe UI" w:cs="Segoe UI"/>
          </w:rPr>
          <w:delText>et</w:delText>
        </w:r>
      </w:del>
      <w:r w:rsidRPr="5CE0ACB3" w:rsidR="03044ABB">
        <w:rPr>
          <w:rFonts w:ascii="Segoe UI" w:hAnsi="Segoe UI" w:eastAsia="Segoe UI" w:cs="Segoe UI"/>
        </w:rPr>
        <w:t xml:space="preserve"> </w:t>
      </w:r>
      <w:ins w:author="PAUCHET Louis (SNCF VOYAGEURS / DIRECTION DE L'INGENIERIE DU MATERIEL / CIN-E)" w:date="2026-07-09T13:19:21.171Z" w16du:dateUtc="2026-07-09T13:19:21.171Z" w:id="1134304070">
        <w:r w:rsidRPr="5CE0ACB3" w:rsidR="15BC68FB">
          <w:rPr>
            <w:rFonts w:ascii="Segoe UI" w:hAnsi="Segoe UI" w:eastAsia="Segoe UI" w:cs="Segoe UI"/>
          </w:rPr>
          <w:t>re</w:t>
        </w:r>
      </w:ins>
      <w:r w:rsidRPr="5CE0ACB3" w:rsidR="03044ABB">
        <w:rPr>
          <w:rFonts w:ascii="Segoe UI" w:hAnsi="Segoe UI" w:eastAsia="Segoe UI" w:cs="Segoe UI"/>
        </w:rPr>
        <w:t>garde</w:t>
      </w:r>
      <w:del w:author="CRAMETTE Samuel (EXT Ikos)" w:date="2026-07-09T14:13:00Z" w16du:dateUtc="2026-07-09T12:13:00Z" w:id="724888983">
        <w:r w:rsidRPr="5CE0ACB3" w:rsidDel="03044ABB">
          <w:rPr>
            <w:rFonts w:ascii="Segoe UI" w:hAnsi="Segoe UI" w:eastAsia="Segoe UI" w:cs="Segoe UI"/>
          </w:rPr>
          <w:delText>r</w:delText>
        </w:r>
      </w:del>
      <w:r w:rsidRPr="5CE0ACB3" w:rsidR="03044ABB">
        <w:rPr>
          <w:rFonts w:ascii="Segoe UI" w:hAnsi="Segoe UI" w:eastAsia="Segoe UI" w:cs="Segoe UI"/>
        </w:rPr>
        <w:t xml:space="preserve"> ce qui </w:t>
      </w:r>
      <w:ins w:author="PAUCHET Louis (SNCF VOYAGEURS / DIRECTION DE L'INGENIERIE DU MATERIEL / CIN-E)" w:date="2026-07-09T13:19:31.671Z" w16du:dateUtc="2026-07-09T13:19:31.671Z" w:id="506617902">
        <w:r w:rsidRPr="5CE0ACB3" w:rsidR="600E4263">
          <w:rPr>
            <w:rFonts w:ascii="Segoe UI" w:hAnsi="Segoe UI" w:eastAsia="Segoe UI" w:cs="Segoe UI"/>
          </w:rPr>
          <w:t>a été</w:t>
        </w:r>
      </w:ins>
      <w:del w:author="PAUCHET Louis (SNCF VOYAGEURS / DIRECTION DE L'INGENIERIE DU MATERIEL / CIN-E)" w:date="2026-07-09T13:19:27.394Z" w16du:dateUtc="2026-07-09T13:19:27.394Z" w:id="201246620">
        <w:r w:rsidRPr="5CE0ACB3" w:rsidDel="03044ABB">
          <w:rPr>
            <w:rFonts w:ascii="Segoe UI" w:hAnsi="Segoe UI" w:eastAsia="Segoe UI" w:cs="Segoe UI"/>
          </w:rPr>
          <w:delText>est</w:delText>
        </w:r>
      </w:del>
      <w:r w:rsidRPr="5CE0ACB3" w:rsidR="03044ABB">
        <w:rPr>
          <w:rFonts w:ascii="Segoe UI" w:hAnsi="Segoe UI" w:eastAsia="Segoe UI" w:cs="Segoe UI"/>
        </w:rPr>
        <w:t xml:space="preserve"> modifi</w:t>
      </w:r>
      <w:r w:rsidRPr="5CE0ACB3" w:rsidR="7A77FAEF">
        <w:rPr>
          <w:rFonts w:ascii="Segoe UI" w:hAnsi="Segoe UI" w:eastAsia="Segoe UI" w:cs="Segoe UI"/>
        </w:rPr>
        <w:t>é</w:t>
      </w:r>
      <w:r w:rsidRPr="5CE0ACB3" w:rsidR="03044ABB">
        <w:rPr>
          <w:rFonts w:ascii="Segoe UI" w:hAnsi="Segoe UI" w:eastAsia="Segoe UI" w:cs="Segoe UI"/>
        </w:rPr>
        <w:t xml:space="preserve"> par rapport au pa</w:t>
      </w:r>
      <w:del w:author="CRAMETTE Samuel (EXT Ikos)" w:date="2026-07-09T14:13:00Z" w16du:dateUtc="2026-07-09T12:13:00Z" w:id="836512041">
        <w:r w:rsidRPr="5CE0ACB3" w:rsidDel="03044ABB">
          <w:rPr>
            <w:rFonts w:ascii="Segoe UI" w:hAnsi="Segoe UI" w:eastAsia="Segoe UI" w:cs="Segoe UI"/>
          </w:rPr>
          <w:delText>ru</w:delText>
        </w:r>
      </w:del>
      <w:r w:rsidRPr="5CE0ACB3" w:rsidR="03044ABB">
        <w:rPr>
          <w:rFonts w:ascii="Segoe UI" w:hAnsi="Segoe UI" w:eastAsia="Segoe UI" w:cs="Segoe UI"/>
        </w:rPr>
        <w:t xml:space="preserve">rent et ajoute </w:t>
      </w:r>
      <w:ins w:author="PAUCHET Louis (SNCF VOYAGEURS / DIRECTION DE L'INGENIERIE DU MATERIEL / CIN-E)" w:date="2026-07-09T13:20:36.011Z" w16du:dateUtc="2026-07-09T13:20:36.011Z" w:id="1376626131">
        <w:r w:rsidRPr="5CE0ACB3" w:rsidR="062E0909">
          <w:rPr>
            <w:rFonts w:ascii="Segoe UI" w:hAnsi="Segoe UI" w:eastAsia="Segoe UI" w:cs="Segoe UI"/>
          </w:rPr>
          <w:t xml:space="preserve">ces changements dans le nouveau </w:t>
        </w:r>
      </w:ins>
      <w:ins w:author="PAUCHET Louis (SNCF VOYAGEURS / DIRECTION DE L'INGENIERIE DU MATERIEL / CIN-E)" w:date="2026-07-09T13:21:06.983Z" w16du:dateUtc="2026-07-09T13:21:06.983Z" w:id="2026568588">
        <w:r w:rsidRPr="5CE0ACB3" w:rsidR="1D5A9C65">
          <w:rPr>
            <w:rFonts w:ascii="Segoe UI" w:hAnsi="Segoe UI" w:eastAsia="Segoe UI" w:cs="Segoe UI"/>
          </w:rPr>
          <w:t>commit</w:t>
        </w:r>
      </w:ins>
      <w:ins w:author="PAUCHET Louis (SNCF VOYAGEURS / DIRECTION DE L'INGENIERIE DU MATERIEL / CIN-E)" w:date="2026-07-09T13:20:36.011Z" w16du:dateUtc="2026-07-09T13:20:36.011Z" w:id="1701240384">
        <w:r w:rsidRPr="5CE0ACB3" w:rsidR="062E0909">
          <w:rPr>
            <w:rFonts w:ascii="Segoe UI" w:hAnsi="Segoe UI" w:eastAsia="Segoe UI" w:cs="Segoe UI"/>
          </w:rPr>
          <w:t xml:space="preserve"> cré</w:t>
        </w:r>
      </w:ins>
      <w:ins w:author="PAUCHET Louis (SNCF VOYAGEURS / DIRECTION DE L'INGENIERIE DU MATERIEL / CIN-E)" w:date="2026-07-09T13:22:11.322Z" w16du:dateUtc="2026-07-09T13:22:11.322Z" w:id="746117123">
        <w:r w:rsidRPr="5CE0ACB3" w:rsidR="35A2DC08">
          <w:rPr>
            <w:rFonts w:ascii="Segoe UI" w:hAnsi="Segoe UI" w:eastAsia="Segoe UI" w:cs="Segoe UI"/>
          </w:rPr>
          <w:t>é</w:t>
        </w:r>
      </w:ins>
      <w:del w:author="PAUCHET Louis (SNCF VOYAGEURS / DIRECTION DE L'INGENIERIE DU MATERIEL / CIN-E)" w:date="2026-07-09T13:20:16.479Z" w16du:dateUtc="2026-07-09T13:20:16.479Z" w:id="130414122">
        <w:r w:rsidRPr="5CE0ACB3" w:rsidDel="03044ABB">
          <w:rPr>
            <w:rFonts w:ascii="Segoe UI" w:hAnsi="Segoe UI" w:eastAsia="Segoe UI" w:cs="Segoe UI"/>
          </w:rPr>
          <w:delText>tout ce qui est absent dans l’un et l’autre</w:delText>
        </w:r>
      </w:del>
      <w:r w:rsidRPr="5CE0ACB3" w:rsidR="03044ABB">
        <w:rPr>
          <w:rFonts w:ascii="Segoe UI" w:hAnsi="Segoe UI" w:eastAsia="Segoe UI" w:cs="Segoe UI"/>
        </w:rPr>
        <w:t>. Si les deux m</w:t>
      </w:r>
      <w:r w:rsidRPr="5CE0ACB3" w:rsidR="2F67E6CA">
        <w:rPr>
          <w:rFonts w:ascii="Segoe UI" w:hAnsi="Segoe UI" w:eastAsia="Segoe UI" w:cs="Segoe UI"/>
        </w:rPr>
        <w:t xml:space="preserve">odifient le même fichier, il y a conflit </w:t>
      </w:r>
      <w:ins w:author="PAUCHET Louis (SNCF VOYAGEURS / DIRECTION DE L'INGENIERIE DU MATERIEL / CIN-E)" w:date="2026-07-09T13:20:58.56Z" w16du:dateUtc="2026-07-09T13:20:58.56Z" w:id="439555752">
        <w:r w:rsidRPr="5CE0ACB3" w:rsidR="4FDA52C5">
          <w:rPr>
            <w:rFonts w:ascii="Segoe UI" w:hAnsi="Segoe UI" w:eastAsia="Segoe UI" w:cs="Segoe UI"/>
          </w:rPr>
          <w:t xml:space="preserve">et Git vous le </w:t>
        </w:r>
      </w:ins>
      <w:del w:author="PAUCHET Louis (SNCF VOYAGEURS / DIRECTION DE L'INGENIERIE DU MATERIEL / CIN-E)" w:date="2026-07-09T13:21:09.685Z" w16du:dateUtc="2026-07-09T13:21:09.685Z" w:id="489533282">
        <w:r w:rsidRPr="5CE0ACB3" w:rsidDel="2F67E6CA">
          <w:rPr>
            <w:rFonts w:ascii="Segoe UI" w:hAnsi="Segoe UI" w:eastAsia="Segoe UI" w:cs="Segoe UI"/>
          </w:rPr>
          <w:delText>à</w:delText>
        </w:r>
      </w:del>
      <w:ins w:author="PAUCHET Louis (SNCF VOYAGEURS / DIRECTION DE L'INGENIERIE DU MATERIEL / CIN-E)" w:date="2026-07-09T13:21:09.688Z" w16du:dateUtc="2026-07-09T13:21:09.688Z" w:id="1075466365">
        <w:r w:rsidRPr="5CE0ACB3" w:rsidR="712787EB">
          <w:rPr>
            <w:rFonts w:ascii="Segoe UI" w:hAnsi="Segoe UI" w:eastAsia="Segoe UI" w:cs="Segoe UI"/>
          </w:rPr>
          <w:t>précisera</w:t>
        </w:r>
      </w:ins>
      <w:del w:author="PAUCHET Louis (SNCF VOYAGEURS / DIRECTION DE L'INGENIERIE DU MATERIEL / CIN-E)" w:date="2026-07-09T13:20:46.497Z" w16du:dateUtc="2026-07-09T13:20:46.497Z" w:id="790324916">
        <w:r w:rsidRPr="5CE0ACB3" w:rsidDel="2F67E6CA">
          <w:rPr>
            <w:rFonts w:ascii="Segoe UI" w:hAnsi="Segoe UI" w:eastAsia="Segoe UI" w:cs="Segoe UI"/>
          </w:rPr>
          <w:delText xml:space="preserve"> vous de décider</w:delText>
        </w:r>
      </w:del>
      <w:r w:rsidRPr="5CE0ACB3" w:rsidR="2F67E6CA">
        <w:rPr>
          <w:rFonts w:ascii="Segoe UI" w:hAnsi="Segoe UI" w:eastAsia="Segoe UI" w:cs="Segoe UI"/>
        </w:rPr>
        <w:t>.</w:t>
      </w:r>
      <w:ins w:author="PAUCHET Louis (SNCF VOYAGEURS / DIRECTION DE L'INGENIERIE DU MATERIEL / CIN-E)" w:date="2026-07-09T13:21:37.326Z" w16du:dateUtc="2026-07-09T13:21:37.326Z" w:id="1878344263">
        <w:r w:rsidRPr="5CE0ACB3" w:rsidR="32E9FEF2">
          <w:rPr>
            <w:rFonts w:ascii="Segoe UI" w:hAnsi="Segoe UI" w:eastAsia="Segoe UI" w:cs="Segoe UI"/>
          </w:rPr>
          <w:t xml:space="preserve"> Il faudra venir manuellement dans le fichier où se trouve le conflit pour savoir qu</w:t>
        </w:r>
        <w:r w:rsidRPr="5CE0ACB3" w:rsidR="32E9FEF2">
          <w:rPr>
            <w:rFonts w:ascii="Segoe UI" w:hAnsi="Segoe UI" w:eastAsia="Segoe UI" w:cs="Segoe UI"/>
          </w:rPr>
          <w:t xml:space="preserve">elle version sera </w:t>
        </w:r>
      </w:ins>
      <w:ins w:author="PAUCHET Louis (SNCF VOYAGEURS / DIRECTION DE L'INGENIERIE DU MATERIEL / CIN-E)" w:date="2026-07-09T13:22:04.778Z" w16du:dateUtc="2026-07-09T13:22:04.778Z" w:id="1046994081">
        <w:r w:rsidRPr="5CE0ACB3" w:rsidR="32E9FEF2">
          <w:rPr>
            <w:rFonts w:ascii="Segoe UI" w:hAnsi="Segoe UI" w:eastAsia="Segoe UI" w:cs="Segoe UI"/>
          </w:rPr>
          <w:t>gardé.</w:t>
        </w:r>
      </w:ins>
      <w:commentRangeEnd w:id="55"/>
      <w:r>
        <w:rPr>
          <w:rStyle w:val="CommentReference"/>
        </w:rPr>
        <w:commentReference w:id="55"/>
      </w:r>
    </w:p>
    <w:p w:rsidR="53A843E0" w:rsidP="556516FC" w:rsidRDefault="53A843E0" w14:paraId="4DA12C02" w14:textId="77777777">
      <w:pPr>
        <w:pStyle w:val="Titre4"/>
        <w:shd w:val="clear" w:color="auto" w:fill="D8DEE3"/>
        <w:spacing w:before="450" w:after="150"/>
        <w:rPr>
          <w:rFonts w:ascii="Arial" w:hAnsi="Arial" w:eastAsia="Arial" w:cs="Arial"/>
          <w:i w:val="0"/>
          <w:iCs w:val="0"/>
          <w:color w:val="212224"/>
        </w:rPr>
      </w:pPr>
      <w:r w:rsidRPr="556516FC">
        <w:rPr>
          <w:rFonts w:ascii="Arial" w:hAnsi="Arial" w:eastAsia="Arial" w:cs="Arial"/>
          <w:i w:val="0"/>
          <w:iCs w:val="0"/>
          <w:color w:val="212224"/>
        </w:rPr>
        <w:t>Commande en plus</w:t>
      </w:r>
    </w:p>
    <w:p w:rsidR="17A14565" w:rsidP="556516FC" w:rsidRDefault="17A14565" w14:paraId="4DA12C03" w14:textId="77777777">
      <w:pPr>
        <w:spacing w:line="300" w:lineRule="auto"/>
        <w:rPr>
          <w:rFonts w:ascii="Segoe UI" w:hAnsi="Segoe UI" w:eastAsia="Segoe UI" w:cs="Segoe UI"/>
        </w:rPr>
      </w:pPr>
      <w:r w:rsidRPr="556516FC">
        <w:rPr>
          <w:rFonts w:asciiTheme="majorHAnsi" w:hAnsiTheme="majorHAnsi" w:eastAsiaTheme="majorEastAsia" w:cstheme="majorBidi"/>
        </w:rPr>
        <w:t>Pour afficher l'historique des commits du dépôt sous une forme condensée</w:t>
      </w:r>
    </w:p>
    <w:p w:rsidR="53A843E0" w:rsidP="556516FC" w:rsidRDefault="53A843E0" w14:paraId="4DA12C04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</w:rPr>
        <w:t>git log</w:t>
      </w:r>
      <w:r w:rsidRPr="556516FC" w:rsidR="0F1B3CA7">
        <w:rPr>
          <w:rFonts w:ascii="Consolas" w:hAnsi="Consolas" w:eastAsia="Consolas" w:cs="Consolas"/>
        </w:rPr>
        <w:t xml:space="preserve"> –</w:t>
      </w:r>
      <w:r w:rsidRPr="556516FC">
        <w:rPr>
          <w:rFonts w:ascii="Consolas" w:hAnsi="Consolas" w:eastAsia="Consolas" w:cs="Consolas"/>
        </w:rPr>
        <w:t>oneline</w:t>
      </w:r>
    </w:p>
    <w:p w:rsidR="2507B807" w:rsidP="5CE0ACB3" w:rsidRDefault="2507B807" w14:paraId="4DA12C05" w14:textId="436AFED0">
      <w:pPr>
        <w:spacing w:line="300" w:lineRule="auto"/>
        <w:rPr>
          <w:rFonts w:ascii="Aptos Display" w:hAnsi="Aptos Display" w:eastAsia="ＭＳ ゴシック" w:cs="Times New Roman" w:asciiTheme="majorAscii" w:hAnsiTheme="majorAscii" w:eastAsiaTheme="majorEastAsia" w:cstheme="majorBidi"/>
        </w:rPr>
      </w:pPr>
      <w:r w:rsidRPr="5CE0ACB3" w:rsidR="2507B807">
        <w:rPr>
          <w:rFonts w:ascii="Aptos Display" w:hAnsi="Aptos Display" w:eastAsia="ＭＳ ゴシック" w:cs="Times New Roman" w:asciiTheme="majorAscii" w:hAnsiTheme="majorAscii" w:eastAsiaTheme="majorEastAsia" w:cstheme="majorBidi"/>
        </w:rPr>
        <w:t>Pour replacer la branche courante sur le commit ou</w:t>
      </w:r>
      <w:ins w:author="PAUCHET Louis (SNCF VOYAGEURS / DIRECTION DE L'INGENIERIE DU MATERIEL / CIN-E)" w:date="2026-07-09T13:37:28.855Z" w16du:dateUtc="2026-07-09T13:37:28.855Z" w:id="1070441439">
        <w:r w:rsidRPr="5CE0ACB3" w:rsidR="7EC495B7">
          <w:rPr>
            <w:rFonts w:ascii="Aptos Display" w:hAnsi="Aptos Display" w:eastAsia="ＭＳ ゴシック" w:cs="Times New Roman" w:asciiTheme="majorAscii" w:hAnsiTheme="majorAscii" w:eastAsiaTheme="majorEastAsia" w:cstheme="majorBidi"/>
          </w:rPr>
          <w:t xml:space="preserve"> est</w:t>
        </w:r>
      </w:ins>
      <w:r w:rsidRPr="5CE0ACB3" w:rsidR="2507B807">
        <w:rPr>
          <w:rFonts w:ascii="Aptos Display" w:hAnsi="Aptos Display" w:eastAsia="ＭＳ ゴシック" w:cs="Times New Roman" w:asciiTheme="majorAscii" w:hAnsiTheme="majorAscii" w:eastAsiaTheme="majorEastAsia" w:cstheme="majorBidi"/>
        </w:rPr>
        <w:t xml:space="preserve"> le tag Parent et annuler toutes les modifications locales</w:t>
      </w:r>
    </w:p>
    <w:p w:rsidR="53A843E0" w:rsidP="556516FC" w:rsidRDefault="53A843E0" w14:paraId="4DA12C06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</w:rPr>
        <w:t>git reset --hard Parent</w:t>
      </w:r>
    </w:p>
    <w:p w:rsidR="1311827C" w:rsidP="556516FC" w:rsidRDefault="1311827C" w14:paraId="4DA12C07" w14:textId="77777777">
      <w:pPr>
        <w:spacing w:line="300" w:lineRule="auto"/>
        <w:rPr>
          <w:rFonts w:asciiTheme="majorHAnsi" w:hAnsiTheme="majorHAnsi" w:eastAsiaTheme="majorEastAsia" w:cstheme="majorBidi"/>
        </w:rPr>
      </w:pPr>
      <w:r w:rsidRPr="556516FC">
        <w:rPr>
          <w:rFonts w:asciiTheme="majorHAnsi" w:hAnsiTheme="majorHAnsi" w:eastAsiaTheme="majorEastAsia" w:cstheme="majorBidi"/>
        </w:rPr>
        <w:t>Pour modifier le dernier commit effectué, soit en changeant son message, soit en ajoutant les modifications oubliées avant de valider définitivement le commit.</w:t>
      </w:r>
    </w:p>
    <w:p w:rsidR="297A0B0F" w:rsidP="556516FC" w:rsidRDefault="297A0B0F" w14:paraId="4DA12C08" w14:textId="77777777">
      <w:pPr>
        <w:spacing w:line="300" w:lineRule="auto"/>
        <w:rPr>
          <w:rFonts w:ascii="Segoe UI" w:hAnsi="Segoe UI" w:eastAsia="Segoe UI" w:cs="Segoe UI"/>
        </w:rPr>
      </w:pPr>
      <w:r w:rsidRPr="556516FC">
        <w:rPr>
          <w:rFonts w:ascii="Consolas" w:hAnsi="Consolas" w:eastAsia="Consolas" w:cs="Consolas"/>
          <w:color w:val="222222"/>
        </w:rPr>
        <w:t>$ git commit –amend</w:t>
      </w:r>
    </w:p>
    <w:p w:rsidR="43488899" w:rsidP="556516FC" w:rsidRDefault="43488899" w14:paraId="4DA12C09" w14:textId="77777777">
      <w:pPr>
        <w:spacing w:line="300" w:lineRule="auto"/>
        <w:rPr>
          <w:rFonts w:asciiTheme="majorHAnsi" w:hAnsiTheme="majorHAnsi" w:eastAsiaTheme="majorEastAsia" w:cstheme="majorBidi"/>
          <w:color w:val="222222"/>
        </w:rPr>
      </w:pPr>
      <w:r w:rsidRPr="556516FC">
        <w:rPr>
          <w:rFonts w:asciiTheme="majorHAnsi" w:hAnsiTheme="majorHAnsi" w:eastAsiaTheme="majorEastAsia" w:cstheme="majorBidi"/>
          <w:color w:val="222222"/>
        </w:rPr>
        <w:t>Pour fusionner les modifications d'une branche dans une autre, en créant éventuellement un commit de fusion afin de réunir leurs historiques.</w:t>
      </w:r>
    </w:p>
    <w:p w:rsidR="297A0B0F" w:rsidP="556516FC" w:rsidRDefault="297A0B0F" w14:paraId="4DA12C0A" w14:textId="77777777">
      <w:pPr>
        <w:spacing w:line="300" w:lineRule="auto"/>
        <w:rPr>
          <w:rFonts w:ascii="Consolas" w:hAnsi="Consolas" w:eastAsia="Consolas" w:cs="Consolas"/>
        </w:rPr>
      </w:pPr>
      <w:r w:rsidRPr="556516FC">
        <w:rPr>
          <w:rFonts w:ascii="Consolas" w:hAnsi="Consolas" w:eastAsia="Consolas" w:cs="Consolas"/>
          <w:color w:val="222222"/>
        </w:rPr>
        <w:t>$ git rebase &lt;branche-destination&gt;</w:t>
      </w:r>
    </w:p>
    <w:p w:rsidR="556516FC" w:rsidP="556516FC" w:rsidRDefault="556516FC" w14:paraId="4DA12C0B" w14:textId="77777777">
      <w:pPr>
        <w:spacing w:line="300" w:lineRule="auto"/>
        <w:rPr>
          <w:rFonts w:ascii="Segoe UI" w:hAnsi="Segoe UI" w:eastAsia="Segoe UI" w:cs="Segoe UI"/>
          <w:sz w:val="21"/>
          <w:szCs w:val="21"/>
        </w:rPr>
      </w:pPr>
    </w:p>
    <w:sectPr w:rsidR="556516FC">
      <w:footerReference w:type="even" r:id="rId15"/>
      <w:footerReference w:type="default" r:id="rId16"/>
      <w:footerReference w:type="first" r:id="rId1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C" w:author="CRAMETTE Samuel (EXT Ikos)" w:date="2026-07-09T13:58:00Z" w:id="11">
    <w:p w:rsidR="00EF4C77" w:rsidP="00EF4C77" w:rsidRDefault="00EF4C77" w14:paraId="2B51B181" w14:textId="77777777">
      <w:pPr>
        <w:pStyle w:val="Commentaire"/>
      </w:pPr>
      <w:r>
        <w:rPr>
          <w:rStyle w:val="Marquedecommentaire"/>
        </w:rPr>
        <w:annotationRef/>
      </w:r>
      <w:r>
        <w:t xml:space="preserve">Ce n’est pas formel pour de l’écriture. </w:t>
      </w:r>
    </w:p>
  </w:comment>
  <w:comment w:initials="SC" w:author="CRAMETTE Samuel (EXT Ikos)" w:date="2026-07-09T13:58:00Z" w:id="13">
    <w:p w:rsidR="00A247D8" w:rsidP="00A247D8" w:rsidRDefault="00A247D8" w14:paraId="70F1006A" w14:textId="77777777">
      <w:pPr>
        <w:pStyle w:val="Commentaire"/>
      </w:pPr>
      <w:r>
        <w:rPr>
          <w:rStyle w:val="Marquedecommentaire"/>
        </w:rPr>
        <w:annotationRef/>
      </w:r>
      <w:r>
        <w:t>Pas de verbe</w:t>
      </w:r>
    </w:p>
  </w:comment>
  <w:comment w:initials="SC" w:author="CRAMETTE Samuel (EXT Ikos)" w:date="2026-07-09T14:16:00Z" w:id="28">
    <w:p w:rsidR="00CD77E2" w:rsidP="00CD77E2" w:rsidRDefault="00CD77E2" w14:paraId="3E4AF247" w14:textId="77777777">
      <w:pPr>
        <w:pStyle w:val="Commentaire"/>
      </w:pPr>
      <w:r>
        <w:rPr>
          <w:rStyle w:val="Marquedecommentaire"/>
        </w:rPr>
        <w:annotationRef/>
      </w:r>
      <w:r>
        <w:t xml:space="preserve">Retravaille ton schéma, fait quelque chose de plus harmonieux et lisible </w:t>
      </w:r>
    </w:p>
  </w:comment>
  <w:comment w:initials="SC" w:author="CRAMETTE Samuel (EXT Ikos)" w:date="2026-07-09T14:11:00Z" w:id="50">
    <w:p w:rsidR="00086BA2" w:rsidP="00086BA2" w:rsidRDefault="00086BA2" w14:paraId="73CC5F4A" w14:textId="77777777">
      <w:pPr>
        <w:pStyle w:val="Commentaire"/>
      </w:pPr>
      <w:r>
        <w:rPr>
          <w:rStyle w:val="Marquedecommentaire"/>
        </w:rPr>
        <w:annotationRef/>
      </w:r>
      <w:r>
        <w:t>???</w:t>
      </w:r>
    </w:p>
  </w:comment>
  <w:comment w:initials="SC" w:author="CRAMETTE Samuel (EXT Ikos)" w:date="2026-07-09T14:12:00Z" w:id="54">
    <w:p w:rsidR="00C83F24" w:rsidP="00C83F24" w:rsidRDefault="00C83F24" w14:paraId="7E1627D6" w14:textId="77777777">
      <w:pPr>
        <w:pStyle w:val="Commentaire"/>
      </w:pPr>
      <w:r>
        <w:rPr>
          <w:rStyle w:val="Marquedecommentaire"/>
        </w:rPr>
        <w:annotationRef/>
      </w:r>
      <w:r>
        <w:t>Trop de verbes</w:t>
      </w:r>
    </w:p>
  </w:comment>
  <w:comment w:initials="SC" w:author="CRAMETTE Samuel (EXT Ikos)" w:date="2026-07-09T14:14:00Z" w:id="55">
    <w:p w:rsidR="00E16815" w:rsidP="00E16815" w:rsidRDefault="00E16815" w14:paraId="2E17B604" w14:textId="77777777">
      <w:pPr>
        <w:pStyle w:val="Commentaire"/>
      </w:pPr>
      <w:r>
        <w:rPr>
          <w:rStyle w:val="Marquedecommentaire"/>
        </w:rPr>
        <w:annotationRef/>
      </w:r>
      <w:r>
        <w:t>Divise ta phrase, reformule, ce n’est pas clair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51B181" w15:done="0"/>
  <w15:commentEx w15:paraId="70F1006A" w15:done="0"/>
  <w15:commentEx w15:paraId="3E4AF247" w15:done="0"/>
  <w15:commentEx w15:paraId="73CC5F4A" w15:done="0"/>
  <w15:commentEx w15:paraId="7E1627D6" w15:done="0"/>
  <w15:commentEx w15:paraId="2E17B6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AF02DB" w16cex:dateUtc="2026-07-09T11:58:00Z"/>
  <w16cex:commentExtensible w16cex:durableId="5BFDA4B0" w16cex:dateUtc="2026-07-09T11:58:00Z"/>
  <w16cex:commentExtensible w16cex:durableId="224ED995" w16cex:dateUtc="2026-07-09T12:16:00Z"/>
  <w16cex:commentExtensible w16cex:durableId="0A020832" w16cex:dateUtc="2026-07-09T12:11:00Z"/>
  <w16cex:commentExtensible w16cex:durableId="2342ADAE" w16cex:dateUtc="2026-07-09T12:12:00Z"/>
  <w16cex:commentExtensible w16cex:durableId="6E4CE321" w16cex:dateUtc="2026-07-09T1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51B181" w16cid:durableId="59AF02DB"/>
  <w16cid:commentId w16cid:paraId="70F1006A" w16cid:durableId="5BFDA4B0"/>
  <w16cid:commentId w16cid:paraId="3E4AF247" w16cid:durableId="224ED995"/>
  <w16cid:commentId w16cid:paraId="73CC5F4A" w16cid:durableId="0A020832"/>
  <w16cid:commentId w16cid:paraId="7E1627D6" w16cid:durableId="2342ADAE"/>
  <w16cid:commentId w16cid:paraId="2E17B604" w16cid:durableId="6E4CE3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7DD5" w:rsidP="00A61C52" w:rsidRDefault="006C7DD5" w14:paraId="0D710CBA" w14:textId="77777777">
      <w:pPr>
        <w:spacing w:after="0" w:line="240" w:lineRule="auto"/>
      </w:pPr>
      <w:r>
        <w:separator/>
      </w:r>
    </w:p>
  </w:endnote>
  <w:endnote w:type="continuationSeparator" w:id="0">
    <w:p w:rsidR="006C7DD5" w:rsidP="00A61C52" w:rsidRDefault="006C7DD5" w14:paraId="75A6F7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61C52" w:rsidRDefault="00A61C52" w14:paraId="4DA12C1A" w14:textId="7777777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A12C1D" wp14:editId="4DA12C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71475"/>
              <wp:effectExtent l="0" t="0" r="3175" b="0"/>
              <wp:wrapNone/>
              <wp:docPr id="977962751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61C52" w:rsidR="00A61C52" w:rsidP="00A61C52" w:rsidRDefault="00A61C52" w14:paraId="4DA12C32" w14:textId="7777777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1C52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" style="position:absolute;margin-left:0;margin-top:0;width:49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">
              <v:fill o:detectmouseclick="t"/>
              <v:textbox style="mso-fit-shape-to-text:t" inset="20pt,0,0,15pt">
                <w:txbxContent>
                  <w:p w:rsidRPr="00A61C52" w:rsidR="00A61C52" w:rsidP="00A61C52" w:rsidRDefault="00A61C5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61C52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61C52" w:rsidRDefault="00A61C52" w14:paraId="4DA12C1B" w14:textId="7777777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A12C1F" wp14:editId="4DA12C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71475"/>
              <wp:effectExtent l="0" t="0" r="3175" b="0"/>
              <wp:wrapNone/>
              <wp:docPr id="1911271729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61C52" w:rsidR="00A61C52" w:rsidP="00A61C52" w:rsidRDefault="00A61C52" w14:paraId="4DA12C33" w14:textId="7777777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1C52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" style="position:absolute;margin-left:0;margin-top:0;width:49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4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">
              <v:fill o:detectmouseclick="t"/>
              <v:textbox style="mso-fit-shape-to-text:t" inset="20pt,0,0,15pt">
                <w:txbxContent>
                  <w:p w:rsidRPr="00A61C52" w:rsidR="00A61C52" w:rsidP="00A61C52" w:rsidRDefault="00A61C5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61C52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61C52" w:rsidRDefault="00A61C52" w14:paraId="4DA12C1C" w14:textId="7777777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12C21" wp14:editId="4DA12C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5475" cy="371475"/>
              <wp:effectExtent l="0" t="0" r="3175" b="0"/>
              <wp:wrapNone/>
              <wp:docPr id="2142179830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5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61C52" w:rsidR="00A61C52" w:rsidP="00A61C52" w:rsidRDefault="00A61C52" w14:paraId="4DA12C34" w14:textId="7777777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61C52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style="position:absolute;margin-left:0;margin-top:0;width:49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">
              <v:fill o:detectmouseclick="t"/>
              <v:textbox style="mso-fit-shape-to-text:t" inset="20pt,0,0,15pt">
                <w:txbxContent>
                  <w:p w:rsidRPr="00A61C52" w:rsidR="00A61C52" w:rsidP="00A61C52" w:rsidRDefault="00A61C5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61C52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7DD5" w:rsidP="00A61C52" w:rsidRDefault="006C7DD5" w14:paraId="1975A1BE" w14:textId="77777777">
      <w:pPr>
        <w:spacing w:after="0" w:line="240" w:lineRule="auto"/>
      </w:pPr>
      <w:r>
        <w:separator/>
      </w:r>
    </w:p>
  </w:footnote>
  <w:footnote w:type="continuationSeparator" w:id="0">
    <w:p w:rsidR="006C7DD5" w:rsidP="00A61C52" w:rsidRDefault="006C7DD5" w14:paraId="09EC642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563DB"/>
    <w:multiLevelType w:val="hybridMultilevel"/>
    <w:tmpl w:val="FFFFFFFF"/>
    <w:lvl w:ilvl="0" w:tplc="EBA0DC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40DC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5606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188F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9A20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4A7F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BC57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80FD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04C9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464976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AMETTE Samuel (EXT Ikos)">
    <w15:presenceInfo w15:providerId="AD" w15:userId="S::PSCE03231@commun.ad.sncf.fr::c969d251-cbd8-4d22-b5b9-0a9ffc48fe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tru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6DDCF2"/>
    <w:rsid w:val="00053B1A"/>
    <w:rsid w:val="00086BA2"/>
    <w:rsid w:val="00127FBF"/>
    <w:rsid w:val="0024654B"/>
    <w:rsid w:val="00297095"/>
    <w:rsid w:val="004252D6"/>
    <w:rsid w:val="005052A2"/>
    <w:rsid w:val="006C7DD5"/>
    <w:rsid w:val="007F22DB"/>
    <w:rsid w:val="00896F36"/>
    <w:rsid w:val="008C1478"/>
    <w:rsid w:val="009022FE"/>
    <w:rsid w:val="00974DD9"/>
    <w:rsid w:val="00985099"/>
    <w:rsid w:val="00A247D8"/>
    <w:rsid w:val="00A61C52"/>
    <w:rsid w:val="00B130E7"/>
    <w:rsid w:val="00B35A88"/>
    <w:rsid w:val="00B517EF"/>
    <w:rsid w:val="00B67373"/>
    <w:rsid w:val="00C83F24"/>
    <w:rsid w:val="00C84386"/>
    <w:rsid w:val="00CC5C62"/>
    <w:rsid w:val="00CD77E2"/>
    <w:rsid w:val="00CE5291"/>
    <w:rsid w:val="00CF89E1"/>
    <w:rsid w:val="00D24F3C"/>
    <w:rsid w:val="00D4C9BD"/>
    <w:rsid w:val="00D67CDD"/>
    <w:rsid w:val="00D6CF5B"/>
    <w:rsid w:val="00DE6F59"/>
    <w:rsid w:val="00E16815"/>
    <w:rsid w:val="00EF4C77"/>
    <w:rsid w:val="00F56160"/>
    <w:rsid w:val="00FD06C4"/>
    <w:rsid w:val="0192E1DB"/>
    <w:rsid w:val="01D9EAE2"/>
    <w:rsid w:val="02260291"/>
    <w:rsid w:val="02FB5B19"/>
    <w:rsid w:val="03044ABB"/>
    <w:rsid w:val="041CC057"/>
    <w:rsid w:val="044973BD"/>
    <w:rsid w:val="0456536B"/>
    <w:rsid w:val="05AD9EC1"/>
    <w:rsid w:val="05C0AF7A"/>
    <w:rsid w:val="05F21591"/>
    <w:rsid w:val="062E0909"/>
    <w:rsid w:val="06CB614E"/>
    <w:rsid w:val="06E4304A"/>
    <w:rsid w:val="075483CA"/>
    <w:rsid w:val="085F8FF3"/>
    <w:rsid w:val="089A5EC4"/>
    <w:rsid w:val="08F67470"/>
    <w:rsid w:val="097FE76A"/>
    <w:rsid w:val="09A6FD17"/>
    <w:rsid w:val="09BE1B61"/>
    <w:rsid w:val="09EA4483"/>
    <w:rsid w:val="0A98E61A"/>
    <w:rsid w:val="0AA81317"/>
    <w:rsid w:val="0AB3D7E5"/>
    <w:rsid w:val="0BB99796"/>
    <w:rsid w:val="0BE24091"/>
    <w:rsid w:val="0C36ABC2"/>
    <w:rsid w:val="0CADFF99"/>
    <w:rsid w:val="0D7803C4"/>
    <w:rsid w:val="0E224579"/>
    <w:rsid w:val="0ED9D82F"/>
    <w:rsid w:val="0F1B3CA7"/>
    <w:rsid w:val="0FCB0ECE"/>
    <w:rsid w:val="0FD03F9A"/>
    <w:rsid w:val="10ED9A79"/>
    <w:rsid w:val="115782E2"/>
    <w:rsid w:val="11E2CC92"/>
    <w:rsid w:val="1311827C"/>
    <w:rsid w:val="14539D6F"/>
    <w:rsid w:val="148E9AE8"/>
    <w:rsid w:val="14C9BC6B"/>
    <w:rsid w:val="1503867C"/>
    <w:rsid w:val="15436148"/>
    <w:rsid w:val="15BC68FB"/>
    <w:rsid w:val="15C89F87"/>
    <w:rsid w:val="15DA3A95"/>
    <w:rsid w:val="167F4739"/>
    <w:rsid w:val="16D320A1"/>
    <w:rsid w:val="173B726B"/>
    <w:rsid w:val="17A14565"/>
    <w:rsid w:val="17AF0A2A"/>
    <w:rsid w:val="1813A879"/>
    <w:rsid w:val="1825D9F0"/>
    <w:rsid w:val="188FCCB5"/>
    <w:rsid w:val="1955502F"/>
    <w:rsid w:val="198F28A7"/>
    <w:rsid w:val="1A453622"/>
    <w:rsid w:val="1AC8A776"/>
    <w:rsid w:val="1B2E515D"/>
    <w:rsid w:val="1B65C4A7"/>
    <w:rsid w:val="1C73F792"/>
    <w:rsid w:val="1D5A9C65"/>
    <w:rsid w:val="1D7E318E"/>
    <w:rsid w:val="1E3E237D"/>
    <w:rsid w:val="201F4793"/>
    <w:rsid w:val="20B781FB"/>
    <w:rsid w:val="2129F123"/>
    <w:rsid w:val="214674A6"/>
    <w:rsid w:val="21B2D315"/>
    <w:rsid w:val="22134856"/>
    <w:rsid w:val="226510E2"/>
    <w:rsid w:val="2265E625"/>
    <w:rsid w:val="2324F1AF"/>
    <w:rsid w:val="233FF239"/>
    <w:rsid w:val="2360E1A5"/>
    <w:rsid w:val="239ABC21"/>
    <w:rsid w:val="2421A80B"/>
    <w:rsid w:val="243EE5FE"/>
    <w:rsid w:val="2507B807"/>
    <w:rsid w:val="256DDCF2"/>
    <w:rsid w:val="259A5BF2"/>
    <w:rsid w:val="25E45EC4"/>
    <w:rsid w:val="26E13B64"/>
    <w:rsid w:val="2799F781"/>
    <w:rsid w:val="27BDEAC4"/>
    <w:rsid w:val="27DC4365"/>
    <w:rsid w:val="284ABC77"/>
    <w:rsid w:val="284FAD60"/>
    <w:rsid w:val="28C68926"/>
    <w:rsid w:val="28CEA517"/>
    <w:rsid w:val="28EABAF2"/>
    <w:rsid w:val="297A0B0F"/>
    <w:rsid w:val="2A336D33"/>
    <w:rsid w:val="2AFD665C"/>
    <w:rsid w:val="2B38B211"/>
    <w:rsid w:val="2BD5E1DF"/>
    <w:rsid w:val="2F0C9F62"/>
    <w:rsid w:val="2F67E6CA"/>
    <w:rsid w:val="3044C871"/>
    <w:rsid w:val="306BDA59"/>
    <w:rsid w:val="32022AE8"/>
    <w:rsid w:val="32E9FEF2"/>
    <w:rsid w:val="330D14BA"/>
    <w:rsid w:val="33BA7804"/>
    <w:rsid w:val="33E4002B"/>
    <w:rsid w:val="341FC852"/>
    <w:rsid w:val="34B84076"/>
    <w:rsid w:val="352C438E"/>
    <w:rsid w:val="3566640A"/>
    <w:rsid w:val="35A2DC08"/>
    <w:rsid w:val="368FDB7E"/>
    <w:rsid w:val="3737DCA1"/>
    <w:rsid w:val="37C55F9E"/>
    <w:rsid w:val="38821052"/>
    <w:rsid w:val="3984C375"/>
    <w:rsid w:val="3A5C6B6B"/>
    <w:rsid w:val="3BEA3F88"/>
    <w:rsid w:val="3C404382"/>
    <w:rsid w:val="3C75F5FA"/>
    <w:rsid w:val="3D14348B"/>
    <w:rsid w:val="3E703696"/>
    <w:rsid w:val="3EC70DF0"/>
    <w:rsid w:val="3FD39230"/>
    <w:rsid w:val="4057EF16"/>
    <w:rsid w:val="40754850"/>
    <w:rsid w:val="407DE149"/>
    <w:rsid w:val="40AD79AD"/>
    <w:rsid w:val="4180CFBF"/>
    <w:rsid w:val="420DC579"/>
    <w:rsid w:val="4255E37B"/>
    <w:rsid w:val="42D69BCA"/>
    <w:rsid w:val="43145BB2"/>
    <w:rsid w:val="433077C4"/>
    <w:rsid w:val="43488899"/>
    <w:rsid w:val="4378F910"/>
    <w:rsid w:val="4457C63D"/>
    <w:rsid w:val="44BDFF60"/>
    <w:rsid w:val="4573538D"/>
    <w:rsid w:val="45B8388B"/>
    <w:rsid w:val="469DDF09"/>
    <w:rsid w:val="473E31E2"/>
    <w:rsid w:val="484BD7F7"/>
    <w:rsid w:val="48C8B61D"/>
    <w:rsid w:val="48EFA9C6"/>
    <w:rsid w:val="49ABB989"/>
    <w:rsid w:val="4AC97CF7"/>
    <w:rsid w:val="4B650DC3"/>
    <w:rsid w:val="4B9814BC"/>
    <w:rsid w:val="4BD81273"/>
    <w:rsid w:val="4CA43A59"/>
    <w:rsid w:val="4CA84780"/>
    <w:rsid w:val="4CDEAE4E"/>
    <w:rsid w:val="4D9B451A"/>
    <w:rsid w:val="4E28C252"/>
    <w:rsid w:val="4EDC3012"/>
    <w:rsid w:val="4F6935F2"/>
    <w:rsid w:val="4FDA52C5"/>
    <w:rsid w:val="4FE9CF37"/>
    <w:rsid w:val="501167D1"/>
    <w:rsid w:val="503F68CB"/>
    <w:rsid w:val="50CBC4AE"/>
    <w:rsid w:val="51367A37"/>
    <w:rsid w:val="5230CB16"/>
    <w:rsid w:val="52A8EC0A"/>
    <w:rsid w:val="52D4E622"/>
    <w:rsid w:val="538EBB02"/>
    <w:rsid w:val="53A843E0"/>
    <w:rsid w:val="53DB853A"/>
    <w:rsid w:val="5407563B"/>
    <w:rsid w:val="54201BA3"/>
    <w:rsid w:val="5498B987"/>
    <w:rsid w:val="54A9802D"/>
    <w:rsid w:val="552F24CC"/>
    <w:rsid w:val="556516FC"/>
    <w:rsid w:val="55AC920C"/>
    <w:rsid w:val="568A8BF1"/>
    <w:rsid w:val="56B3A535"/>
    <w:rsid w:val="56FBE354"/>
    <w:rsid w:val="57582216"/>
    <w:rsid w:val="5882EF1D"/>
    <w:rsid w:val="588CE37A"/>
    <w:rsid w:val="59631BE7"/>
    <w:rsid w:val="5ADA8093"/>
    <w:rsid w:val="5B0B5687"/>
    <w:rsid w:val="5C38BDD2"/>
    <w:rsid w:val="5C8F64D9"/>
    <w:rsid w:val="5CE0ACB3"/>
    <w:rsid w:val="5CE90A2D"/>
    <w:rsid w:val="5FF5A800"/>
    <w:rsid w:val="600E4263"/>
    <w:rsid w:val="6127EFDA"/>
    <w:rsid w:val="61440402"/>
    <w:rsid w:val="62445695"/>
    <w:rsid w:val="625F6B28"/>
    <w:rsid w:val="62E5FE61"/>
    <w:rsid w:val="638FC8FC"/>
    <w:rsid w:val="63DAE4DA"/>
    <w:rsid w:val="63DFB528"/>
    <w:rsid w:val="6459A093"/>
    <w:rsid w:val="6502D35D"/>
    <w:rsid w:val="669847E1"/>
    <w:rsid w:val="67CBE23A"/>
    <w:rsid w:val="688AA384"/>
    <w:rsid w:val="69295B08"/>
    <w:rsid w:val="6A7F5414"/>
    <w:rsid w:val="6B50B323"/>
    <w:rsid w:val="6B7200B9"/>
    <w:rsid w:val="6BC864B8"/>
    <w:rsid w:val="6D13AB6D"/>
    <w:rsid w:val="6D62956C"/>
    <w:rsid w:val="6ECF2556"/>
    <w:rsid w:val="6F94D647"/>
    <w:rsid w:val="6FEE163C"/>
    <w:rsid w:val="70409817"/>
    <w:rsid w:val="712787EB"/>
    <w:rsid w:val="72D07F85"/>
    <w:rsid w:val="73C7F706"/>
    <w:rsid w:val="7427DF76"/>
    <w:rsid w:val="74A25505"/>
    <w:rsid w:val="74AF75D0"/>
    <w:rsid w:val="74C51F49"/>
    <w:rsid w:val="74E73F64"/>
    <w:rsid w:val="74E8E95D"/>
    <w:rsid w:val="7629D003"/>
    <w:rsid w:val="762BB3FE"/>
    <w:rsid w:val="7669272B"/>
    <w:rsid w:val="76F0EC8B"/>
    <w:rsid w:val="79619B6E"/>
    <w:rsid w:val="7965FDDD"/>
    <w:rsid w:val="797D01CC"/>
    <w:rsid w:val="79A8A1C0"/>
    <w:rsid w:val="7A3A6BA6"/>
    <w:rsid w:val="7A77FAEF"/>
    <w:rsid w:val="7B4BE983"/>
    <w:rsid w:val="7D6EF445"/>
    <w:rsid w:val="7DC714E0"/>
    <w:rsid w:val="7E8C1FAF"/>
    <w:rsid w:val="7EC495B7"/>
    <w:rsid w:val="7ECD28F9"/>
    <w:rsid w:val="7F4A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12BA9"/>
  <w15:chartTrackingRefBased/>
  <w15:docId w15:val="{C8B16E39-1121-493F-AF85-02BA180F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3">
    <w:name w:val="heading 3"/>
    <w:basedOn w:val="Normal"/>
    <w:next w:val="Normal"/>
    <w:uiPriority w:val="9"/>
    <w:unhideWhenUsed/>
    <w:qFormat/>
    <w:rsid w:val="5565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5565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56516FC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A61C52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61C52"/>
  </w:style>
  <w:style w:type="paragraph" w:styleId="Rvision">
    <w:name w:val="Revision"/>
    <w:hidden/>
    <w:uiPriority w:val="99"/>
    <w:semiHidden/>
    <w:rsid w:val="00127FBF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A247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247D8"/>
    <w:pPr>
      <w:spacing w:line="240" w:lineRule="auto"/>
    </w:pPr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A247D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247D8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A247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omments" Target="comments.xml" Id="rId7" /><Relationship Type="http://schemas.openxmlformats.org/officeDocument/2006/relationships/image" Target="media/image2.png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footer" Target="footer2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.png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microsoft.com/office/2018/08/relationships/commentsExtensible" Target="commentsExtensible.xml" Id="rId10" /><Relationship Type="http://schemas.microsoft.com/office/2011/relationships/people" Target="people.xml" Id="rId19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image" Target="media/image4.png" Id="rId14" /><Relationship Type="http://schemas.openxmlformats.org/officeDocument/2006/relationships/image" Target="/media/image5.png" Id="rId2134670809" /><Relationship Type="http://schemas.openxmlformats.org/officeDocument/2006/relationships/image" Target="/media/image6.png" Id="rId59141017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PAUCHET Louis (SNCF VOYAGEURS / DIRECTION DE L'INGENIERIE DU MATERIEL / CIN-E)</dc:creator>
  <keywords/>
  <dc:description/>
  <lastModifiedBy>PAUCHET Louis (SNCF VOYAGEURS / DIRECTION DE L'INGENIERIE DU MATERIEL / CIN-E)</lastModifiedBy>
  <revision>27</revision>
  <dcterms:created xsi:type="dcterms:W3CDTF">2026-07-09T11:56:00.0000000Z</dcterms:created>
  <dcterms:modified xsi:type="dcterms:W3CDTF">2026-07-10T06:38:23.9040213Z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7faf11f6,3a4a86ff,71ebb131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</vt:lpwstr>
  </property>
  <property fmtid="{D5CDD505-2E9C-101B-9397-08002B2CF9AE}" pid="5" name="MSIP_Label_c8d3f7c8-5c4b-4ab6-9486-a0a9eb08efa7_Enabled">
    <vt:lpwstr>true</vt:lpwstr>
  </property>
  <property fmtid="{D5CDD505-2E9C-101B-9397-08002B2CF9AE}" pid="6" name="MSIP_Label_c8d3f7c8-5c4b-4ab6-9486-a0a9eb08efa7_SetDate">
    <vt:lpwstr>2026-07-09T11:56:24Z</vt:lpwstr>
  </property>
  <property fmtid="{D5CDD505-2E9C-101B-9397-08002B2CF9AE}" pid="7" name="MSIP_Label_c8d3f7c8-5c4b-4ab6-9486-a0a9eb08efa7_Method">
    <vt:lpwstr>Standard</vt:lpwstr>
  </property>
  <property fmtid="{D5CDD505-2E9C-101B-9397-08002B2CF9AE}" pid="8" name="MSIP_Label_c8d3f7c8-5c4b-4ab6-9486-a0a9eb08efa7_Name">
    <vt:lpwstr>Interne - Groupe</vt:lpwstr>
  </property>
  <property fmtid="{D5CDD505-2E9C-101B-9397-08002B2CF9AE}" pid="9" name="MSIP_Label_c8d3f7c8-5c4b-4ab6-9486-a0a9eb08efa7_SiteId">
    <vt:lpwstr>4a7c8238-5799-4b16-9fc6-9ad8fce5a7d9</vt:lpwstr>
  </property>
  <property fmtid="{D5CDD505-2E9C-101B-9397-08002B2CF9AE}" pid="10" name="MSIP_Label_c8d3f7c8-5c4b-4ab6-9486-a0a9eb08efa7_ActionId">
    <vt:lpwstr>7d2b923b-aeee-400b-9c44-b297c5189df9</vt:lpwstr>
  </property>
  <property fmtid="{D5CDD505-2E9C-101B-9397-08002B2CF9AE}" pid="11" name="MSIP_Label_c8d3f7c8-5c4b-4ab6-9486-a0a9eb08efa7_ContentBits">
    <vt:lpwstr>2</vt:lpwstr>
  </property>
  <property fmtid="{D5CDD505-2E9C-101B-9397-08002B2CF9AE}" pid="12" name="MSIP_Label_c8d3f7c8-5c4b-4ab6-9486-a0a9eb08efa7_Tag">
    <vt:lpwstr>10, 3, 0, 2</vt:lpwstr>
  </property>
</Properties>
</file>